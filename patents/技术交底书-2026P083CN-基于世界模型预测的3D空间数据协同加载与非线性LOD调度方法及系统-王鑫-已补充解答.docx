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34"/>
        <w:gridCol w:w="1419"/>
        <w:gridCol w:w="5655"/>
      </w:tblGrid>
      <w:tr w14:paraId="00657CD1">
        <w:trPr>
          <w:trHeight w:val="516" w:hRule="atLeast"/>
          <w:jc w:val="center"/>
        </w:trPr>
        <w:tc>
          <w:tcPr>
            <w:tcW w:w="5000" w:type="pct"/>
            <w:gridSpan w:val="3"/>
            <w:tcBorders>
              <w:top w:val="single" w:color="auto" w:sz="12" w:space="0"/>
              <w:left w:val="single" w:color="auto" w:sz="12" w:space="0"/>
              <w:bottom w:val="single" w:color="auto" w:sz="12" w:space="0"/>
              <w:right w:val="single" w:color="auto" w:sz="12" w:space="0"/>
            </w:tcBorders>
            <w:shd w:val="clear" w:color="auto" w:fill="D0CECE"/>
          </w:tcPr>
          <w:p w14:paraId="0A01C169">
            <w:pPr>
              <w:spacing w:line="0" w:lineRule="atLeast"/>
              <w:ind w:firstLine="561" w:firstLineChars="200"/>
              <w:jc w:val="center"/>
              <w:rPr>
                <w:rFonts w:hint="eastAsia" w:ascii="微软雅黑 Light" w:hAnsi="微软雅黑 Light" w:eastAsia="微软雅黑 Light"/>
                <w:b/>
                <w:sz w:val="28"/>
                <w:szCs w:val="22"/>
              </w:rPr>
            </w:pPr>
            <w:r>
              <w:rPr>
                <w:rFonts w:hint="eastAsia" w:ascii="微软雅黑 Light" w:hAnsi="微软雅黑 Light" w:eastAsia="微软雅黑 Light"/>
                <w:b/>
                <w:sz w:val="28"/>
                <w:szCs w:val="22"/>
              </w:rPr>
              <w:t>填写前阅读</w:t>
            </w:r>
          </w:p>
        </w:tc>
      </w:tr>
      <w:tr w14:paraId="55AE12A9">
        <w:trPr>
          <w:trHeight w:val="516" w:hRule="atLeast"/>
          <w:jc w:val="center"/>
        </w:trPr>
        <w:tc>
          <w:tcPr>
            <w:tcW w:w="5000" w:type="pct"/>
            <w:gridSpan w:val="3"/>
            <w:tcBorders>
              <w:top w:val="single" w:color="auto" w:sz="12" w:space="0"/>
              <w:left w:val="single" w:color="auto" w:sz="12" w:space="0"/>
              <w:bottom w:val="single" w:color="auto" w:sz="12" w:space="0"/>
              <w:right w:val="single" w:color="auto" w:sz="12" w:space="0"/>
            </w:tcBorders>
          </w:tcPr>
          <w:p w14:paraId="5071FCB8">
            <w:pPr>
              <w:pStyle w:val="21"/>
              <w:numPr>
                <w:ilvl w:val="0"/>
                <w:numId w:val="1"/>
              </w:numPr>
              <w:spacing w:line="0" w:lineRule="atLeast"/>
              <w:ind w:firstLineChars="0"/>
              <w:rPr>
                <w:rFonts w:hint="eastAsia" w:ascii="微软雅黑 Light" w:hAnsi="微软雅黑 Light" w:eastAsia="微软雅黑 Light" w:cs="微软雅黑"/>
                <w:color w:val="000000"/>
                <w:sz w:val="24"/>
              </w:rPr>
            </w:pPr>
            <w:r>
              <w:rPr>
                <w:rFonts w:hint="eastAsia" w:ascii="微软雅黑 Light" w:hAnsi="微软雅黑 Light" w:eastAsia="微软雅黑 Light" w:cs="微软雅黑"/>
                <w:color w:val="000000"/>
                <w:sz w:val="24"/>
              </w:rPr>
              <w:t>交底书内灰色示例可删除，请将填写好的技术交底书提交至大为专利管理系统，网址http://10.26.24.36-80.zt.ke.com。 若无专利管理系统账号，请联系专利工程师刘子君（2</w:t>
            </w:r>
            <w:r>
              <w:rPr>
                <w:rFonts w:ascii="微软雅黑 Light" w:hAnsi="微软雅黑 Light" w:eastAsia="微软雅黑 Light" w:cs="微软雅黑"/>
                <w:color w:val="000000"/>
                <w:sz w:val="24"/>
              </w:rPr>
              <w:t>6792631</w:t>
            </w:r>
            <w:r>
              <w:rPr>
                <w:rFonts w:hint="eastAsia" w:ascii="微软雅黑 Light" w:hAnsi="微软雅黑 Light" w:eastAsia="微软雅黑 Light" w:cs="微软雅黑"/>
                <w:color w:val="000000"/>
                <w:sz w:val="24"/>
              </w:rPr>
              <w:t>）开通。</w:t>
            </w:r>
          </w:p>
          <w:p w14:paraId="3FF911C9">
            <w:pPr>
              <w:pStyle w:val="21"/>
              <w:numPr>
                <w:ilvl w:val="0"/>
                <w:numId w:val="1"/>
              </w:numPr>
              <w:spacing w:line="0" w:lineRule="atLeast"/>
              <w:ind w:firstLineChars="0"/>
              <w:rPr>
                <w:rFonts w:hint="eastAsia" w:ascii="微软雅黑 Light" w:hAnsi="微软雅黑 Light" w:eastAsia="微软雅黑 Light" w:cs="微软雅黑"/>
                <w:b/>
                <w:bCs/>
                <w:color w:val="FF0000"/>
                <w:sz w:val="24"/>
                <w:highlight w:val="yellow"/>
                <w:u w:val="single"/>
              </w:rPr>
            </w:pPr>
            <w:r>
              <w:rPr>
                <w:rFonts w:hint="eastAsia" w:ascii="微软雅黑 Light" w:hAnsi="微软雅黑 Light" w:eastAsia="微软雅黑 Light" w:cs="微软雅黑"/>
                <w:b/>
                <w:bCs/>
                <w:color w:val="FF0000"/>
                <w:sz w:val="24"/>
                <w:highlight w:val="yellow"/>
                <w:u w:val="single"/>
              </w:rPr>
              <w:t>若方案已被披露或于未来6</w:t>
            </w:r>
            <w:r>
              <w:rPr>
                <w:rFonts w:ascii="微软雅黑 Light" w:hAnsi="微软雅黑 Light" w:eastAsia="微软雅黑 Light" w:cs="微软雅黑"/>
                <w:b/>
                <w:bCs/>
                <w:color w:val="FF0000"/>
                <w:sz w:val="24"/>
                <w:highlight w:val="yellow"/>
                <w:u w:val="single"/>
              </w:rPr>
              <w:t>0</w:t>
            </w:r>
            <w:r>
              <w:rPr>
                <w:rFonts w:hint="eastAsia" w:ascii="微软雅黑 Light" w:hAnsi="微软雅黑 Light" w:eastAsia="微软雅黑 Light" w:cs="微软雅黑"/>
                <w:b/>
                <w:bCs/>
                <w:color w:val="FF0000"/>
                <w:sz w:val="24"/>
                <w:highlight w:val="yellow"/>
                <w:u w:val="single"/>
              </w:rPr>
              <w:t>天内将被披露给销售商、供应商或消费者，请尽快通知专利工程师处理。若方案为前端用户可见方案，请尽快通知专利工程师加急处理。</w:t>
            </w:r>
          </w:p>
          <w:p w14:paraId="512C264F">
            <w:pPr>
              <w:pStyle w:val="21"/>
              <w:numPr>
                <w:ilvl w:val="0"/>
                <w:numId w:val="1"/>
              </w:numPr>
              <w:spacing w:line="0" w:lineRule="atLeast"/>
              <w:ind w:firstLineChars="0"/>
              <w:rPr>
                <w:rFonts w:hint="eastAsia" w:ascii="微软雅黑 Light" w:hAnsi="微软雅黑 Light" w:eastAsia="微软雅黑 Light" w:cs="微软雅黑"/>
                <w:color w:val="000000"/>
                <w:sz w:val="24"/>
              </w:rPr>
            </w:pPr>
            <w:r>
              <w:rPr>
                <w:rFonts w:hint="eastAsia" w:ascii="微软雅黑 Light" w:hAnsi="微软雅黑 Light" w:eastAsia="微软雅黑 Light" w:cs="微软雅黑"/>
                <w:color w:val="000000"/>
                <w:sz w:val="24"/>
              </w:rPr>
              <w:t>如发现近似专利、论文文献请提供。</w:t>
            </w:r>
          </w:p>
          <w:p w14:paraId="25C679D2">
            <w:pPr>
              <w:pStyle w:val="21"/>
              <w:numPr>
                <w:ilvl w:val="0"/>
                <w:numId w:val="1"/>
              </w:numPr>
              <w:spacing w:line="0" w:lineRule="atLeast"/>
              <w:ind w:firstLineChars="0"/>
              <w:rPr>
                <w:rFonts w:hint="eastAsia" w:ascii="微软雅黑 Light" w:hAnsi="微软雅黑 Light" w:eastAsia="微软雅黑 Light" w:cs="微软雅黑"/>
                <w:color w:val="000000"/>
                <w:sz w:val="24"/>
              </w:rPr>
            </w:pPr>
            <w:r>
              <w:rPr>
                <w:rFonts w:hint="eastAsia" w:ascii="微软雅黑 Light" w:hAnsi="微软雅黑 Light" w:eastAsia="微软雅黑 Light" w:cs="微软雅黑"/>
                <w:color w:val="000000"/>
                <w:sz w:val="24"/>
              </w:rPr>
              <w:t>如有能够帮助部相关人员理解本发明的其他技术参考文献请提供，</w:t>
            </w:r>
            <w:r>
              <w:rPr>
                <w:rFonts w:hint="eastAsia" w:ascii="微软雅黑 Light" w:hAnsi="微软雅黑 Light" w:eastAsia="微软雅黑 Light" w:cs="微软雅黑"/>
                <w:bCs/>
                <w:color w:val="000000"/>
                <w:sz w:val="24"/>
              </w:rPr>
              <w:t>wiki链接也可以。</w:t>
            </w:r>
          </w:p>
          <w:p w14:paraId="4A3C2DF4">
            <w:pPr>
              <w:pStyle w:val="21"/>
              <w:numPr>
                <w:ilvl w:val="0"/>
                <w:numId w:val="1"/>
              </w:numPr>
              <w:spacing w:line="0" w:lineRule="atLeast"/>
              <w:ind w:firstLineChars="0"/>
              <w:rPr>
                <w:rFonts w:hint="eastAsia" w:ascii="微软雅黑 Light" w:hAnsi="微软雅黑 Light" w:eastAsia="微软雅黑 Light"/>
                <w:bCs/>
                <w:color w:val="000000"/>
                <w:sz w:val="24"/>
              </w:rPr>
            </w:pPr>
            <w:r>
              <w:rPr>
                <w:rFonts w:hint="eastAsia" w:ascii="微软雅黑 Light" w:hAnsi="微软雅黑 Light" w:eastAsia="微软雅黑 Light" w:cs="微软雅黑"/>
                <w:bCs/>
                <w:color w:val="000000"/>
                <w:sz w:val="24"/>
              </w:rPr>
              <w:t>如您在提交交底书前已经和专利工程师沟通过方案且通过，请在专利系统的提案名称前加上【已沟通】</w:t>
            </w:r>
          </w:p>
          <w:p w14:paraId="01BBBA1E">
            <w:pPr>
              <w:pStyle w:val="21"/>
              <w:numPr>
                <w:ilvl w:val="0"/>
                <w:numId w:val="1"/>
              </w:numPr>
              <w:spacing w:line="0" w:lineRule="atLeast"/>
              <w:ind w:firstLineChars="0"/>
              <w:rPr>
                <w:rFonts w:hint="eastAsia" w:ascii="微软雅黑 Light" w:hAnsi="微软雅黑 Light" w:eastAsia="微软雅黑 Light" w:cs="微软雅黑"/>
                <w:color w:val="000000"/>
                <w:sz w:val="24"/>
              </w:rPr>
            </w:pPr>
            <w:r>
              <w:rPr>
                <w:rFonts w:hint="eastAsia" w:ascii="微软雅黑 Light" w:hAnsi="微软雅黑 Light" w:eastAsia="微软雅黑 Light" w:cs="微软雅黑"/>
                <w:color w:val="000000"/>
                <w:sz w:val="24"/>
              </w:rPr>
              <w:t>所有提交的交底书默认为职务发明，您的交底书提交之后，将等待专利工程师的审核，审核周期在15个工作日。</w:t>
            </w:r>
          </w:p>
          <w:p w14:paraId="19DFC786">
            <w:pPr>
              <w:pStyle w:val="21"/>
              <w:numPr>
                <w:ilvl w:val="0"/>
                <w:numId w:val="1"/>
              </w:numPr>
              <w:spacing w:line="0" w:lineRule="atLeast"/>
              <w:ind w:firstLineChars="0"/>
              <w:jc w:val="left"/>
              <w:rPr>
                <w:rFonts w:hint="eastAsia" w:ascii="微软雅黑 Light" w:hAnsi="微软雅黑 Light" w:eastAsia="微软雅黑 Light" w:cs="微软雅黑"/>
                <w:color w:val="000000"/>
                <w:sz w:val="24"/>
              </w:rPr>
            </w:pPr>
            <w:r>
              <w:rPr>
                <w:rFonts w:hint="eastAsia" w:ascii="微软雅黑 Light" w:hAnsi="微软雅黑 Light" w:eastAsia="微软雅黑 Light" w:cs="微软雅黑"/>
                <w:color w:val="000000"/>
                <w:sz w:val="24"/>
              </w:rPr>
              <w:t>关于专利审核流程等专利相关问题，可以查看Q</w:t>
            </w:r>
            <w:r>
              <w:rPr>
                <w:rFonts w:ascii="微软雅黑 Light" w:hAnsi="微软雅黑 Light" w:eastAsia="微软雅黑 Light" w:cs="微软雅黑"/>
                <w:color w:val="000000"/>
                <w:sz w:val="24"/>
              </w:rPr>
              <w:t>&amp;A</w:t>
            </w:r>
            <w:r>
              <w:rPr>
                <w:rFonts w:hint="eastAsia" w:ascii="微软雅黑 Light" w:hAnsi="微软雅黑 Light" w:eastAsia="微软雅黑 Light" w:cs="微软雅黑"/>
                <w:color w:val="000000"/>
                <w:sz w:val="24"/>
              </w:rPr>
              <w:t>：</w:t>
            </w:r>
            <w:r>
              <w:fldChar w:fldCharType="begin"/>
            </w:r>
            <w:r>
              <w:instrText xml:space="preserve">HYPERLINK "https://doc.weixin.qq.com/doc/w3_AJsAcAbaAD0vPTwq1B5SPWZ5YWZ1M?scode=AJMA1Qc4AAwnEVt54UAJoAugb2AEs"</w:instrText>
            </w:r>
            <w:r>
              <w:fldChar w:fldCharType="separate"/>
            </w:r>
            <w:r>
              <w:rPr>
                <w:rStyle w:val="13"/>
                <w:rFonts w:ascii="微软雅黑 Light" w:hAnsi="微软雅黑 Light" w:eastAsia="微软雅黑 Light" w:cs="微软雅黑"/>
                <w:sz w:val="24"/>
              </w:rPr>
              <w:t>https://doc.weixin.qq.com/doc/w3_AJsAcAbaAD0vPTwq1B5SPWZ5YWZ1M?scode=AJMA1Qc4AAwnEVt54UAJoAugb2AEs</w:t>
            </w:r>
            <w:r>
              <w:fldChar w:fldCharType="end"/>
            </w:r>
            <w:r>
              <w:rPr>
                <w:rFonts w:hint="eastAsia" w:ascii="微软雅黑 Light" w:hAnsi="微软雅黑 Light" w:eastAsia="微软雅黑 Light" w:cs="微软雅黑"/>
                <w:color w:val="000000"/>
                <w:sz w:val="24"/>
              </w:rPr>
              <w:t>，或使用Be</w:t>
            </w:r>
            <w:r>
              <w:rPr>
                <w:rFonts w:ascii="微软雅黑 Light" w:hAnsi="微软雅黑 Light" w:eastAsia="微软雅黑 Light" w:cs="微软雅黑"/>
                <w:color w:val="000000"/>
                <w:sz w:val="24"/>
              </w:rPr>
              <w:t>lla</w:t>
            </w:r>
            <w:r>
              <w:rPr>
                <w:rFonts w:hint="eastAsia" w:ascii="微软雅黑 Light" w:hAnsi="微软雅黑 Light" w:eastAsia="微软雅黑 Light" w:cs="微软雅黑"/>
                <w:color w:val="000000"/>
                <w:sz w:val="24"/>
              </w:rPr>
              <w:t>专利机器人：</w:t>
            </w:r>
            <w:r>
              <w:fldChar w:fldCharType="begin"/>
            </w:r>
            <w:r>
              <w:instrText xml:space="preserve">HYPERLINK "https://bella.ke.com/" \l "/newChat/16401298116608"</w:instrText>
            </w:r>
            <w:r>
              <w:fldChar w:fldCharType="separate"/>
            </w:r>
            <w:r>
              <w:rPr>
                <w:rStyle w:val="13"/>
                <w:rFonts w:ascii="微软雅黑 Light" w:hAnsi="微软雅黑 Light" w:eastAsia="微软雅黑 Light" w:cs="微软雅黑"/>
                <w:sz w:val="24"/>
              </w:rPr>
              <w:t>https://bella.ke.com/#/newChat/16401298116608</w:t>
            </w:r>
            <w:r>
              <w:fldChar w:fldCharType="end"/>
            </w:r>
          </w:p>
          <w:p w14:paraId="38F6231E">
            <w:pPr>
              <w:spacing w:line="0" w:lineRule="atLeast"/>
              <w:rPr>
                <w:rFonts w:hint="eastAsia" w:ascii="微软雅黑 Light" w:hAnsi="微软雅黑 Light" w:eastAsia="微软雅黑 Light" w:cs="Arial"/>
                <w:szCs w:val="28"/>
              </w:rPr>
            </w:pPr>
          </w:p>
        </w:tc>
      </w:tr>
      <w:tr w14:paraId="58DA9301">
        <w:trPr>
          <w:trHeight w:val="516" w:hRule="atLeast"/>
          <w:jc w:val="center"/>
        </w:trPr>
        <w:tc>
          <w:tcPr>
            <w:tcW w:w="5000" w:type="pct"/>
            <w:gridSpan w:val="3"/>
            <w:tcBorders>
              <w:top w:val="single" w:color="auto" w:sz="12" w:space="0"/>
              <w:left w:val="single" w:color="auto" w:sz="12" w:space="0"/>
              <w:bottom w:val="single" w:color="auto" w:sz="18" w:space="0"/>
              <w:right w:val="single" w:color="auto" w:sz="12" w:space="0"/>
            </w:tcBorders>
            <w:shd w:val="clear" w:color="auto" w:fill="CFCECE"/>
            <w:vAlign w:val="center"/>
          </w:tcPr>
          <w:p w14:paraId="120EB24B">
            <w:pPr>
              <w:spacing w:line="0" w:lineRule="atLeast"/>
              <w:ind w:firstLine="561" w:firstLineChars="200"/>
              <w:jc w:val="center"/>
              <w:rPr>
                <w:rFonts w:hint="eastAsia" w:ascii="微软雅黑 Light" w:hAnsi="微软雅黑 Light" w:eastAsia="微软雅黑 Light"/>
                <w:b/>
                <w:sz w:val="22"/>
                <w:szCs w:val="22"/>
              </w:rPr>
            </w:pPr>
            <w:r>
              <w:rPr>
                <w:rFonts w:hint="eastAsia" w:ascii="微软雅黑 Light" w:hAnsi="微软雅黑 Light" w:eastAsia="微软雅黑 Light"/>
                <w:b/>
                <w:sz w:val="28"/>
                <w:szCs w:val="22"/>
              </w:rPr>
              <w:t>基本信息</w:t>
            </w:r>
          </w:p>
        </w:tc>
      </w:tr>
      <w:tr w14:paraId="2C650264">
        <w:trPr>
          <w:trHeight w:val="681" w:hRule="atLeast"/>
          <w:jc w:val="center"/>
        </w:trPr>
        <w:tc>
          <w:tcPr>
            <w:tcW w:w="5000" w:type="pct"/>
            <w:gridSpan w:val="3"/>
            <w:tcBorders>
              <w:top w:val="single" w:color="auto" w:sz="12" w:space="0"/>
              <w:left w:val="single" w:color="auto" w:sz="12" w:space="0"/>
              <w:bottom w:val="single" w:color="auto" w:sz="12" w:space="0"/>
              <w:right w:val="single" w:color="auto" w:sz="12" w:space="0"/>
            </w:tcBorders>
            <w:vAlign w:val="center"/>
          </w:tcPr>
          <w:p w14:paraId="54466A33">
            <w:pPr>
              <w:numPr>
                <w:ilvl w:val="0"/>
                <w:numId w:val="2"/>
              </w:numPr>
              <w:rPr>
                <w:rFonts w:hint="eastAsia" w:ascii="微软雅黑 Light" w:hAnsi="微软雅黑 Light" w:eastAsia="微软雅黑 Light" w:cs="Arial"/>
                <w:b/>
                <w:sz w:val="24"/>
              </w:rPr>
            </w:pPr>
            <w:r>
              <w:rPr>
                <w:rFonts w:hint="eastAsia" w:ascii="微软雅黑 Light" w:hAnsi="微软雅黑 Light" w:eastAsia="微软雅黑 Light" w:cs="Arial"/>
                <w:b/>
                <w:sz w:val="24"/>
              </w:rPr>
              <w:t>方案名称</w:t>
            </w:r>
          </w:p>
        </w:tc>
      </w:tr>
      <w:tr w14:paraId="7FF667B9">
        <w:trPr>
          <w:trHeight w:val="516" w:hRule="atLeast"/>
          <w:jc w:val="center"/>
        </w:trPr>
        <w:tc>
          <w:tcPr>
            <w:tcW w:w="5000" w:type="pct"/>
            <w:gridSpan w:val="3"/>
            <w:tcBorders>
              <w:top w:val="single" w:color="auto" w:sz="12" w:space="0"/>
              <w:left w:val="single" w:color="auto" w:sz="12" w:space="0"/>
              <w:bottom w:val="single" w:color="auto" w:sz="18" w:space="0"/>
              <w:right w:val="single" w:color="auto" w:sz="12" w:space="0"/>
            </w:tcBorders>
            <w:vAlign w:val="center"/>
          </w:tcPr>
          <w:p w14:paraId="3A198454">
            <w:pPr>
              <w:ind w:left="360"/>
              <w:rPr>
                <w:rFonts w:hint="eastAsia" w:ascii="微软雅黑 Light" w:hAnsi="微软雅黑 Light" w:eastAsia="微软雅黑 Light" w:cs="Arial"/>
                <w:b/>
                <w:sz w:val="24"/>
              </w:rPr>
            </w:pPr>
            <w:r>
              <w:rPr>
                <w:rFonts w:hint="eastAsia" w:ascii="微软雅黑 Light" w:hAnsi="微软雅黑 Light" w:eastAsia="微软雅黑 Light"/>
                <w:color w:val="7F7F7F"/>
                <w:sz w:val="22"/>
                <w:szCs w:val="22"/>
              </w:rPr>
              <w:t>基于世界模型预测的 3D 空间数据协同加载与非线性 LOD 调度方法及系统</w:t>
            </w:r>
          </w:p>
        </w:tc>
      </w:tr>
      <w:tr w14:paraId="14491F7D">
        <w:trPr>
          <w:trHeight w:val="595" w:hRule="atLeast"/>
          <w:jc w:val="center"/>
        </w:trPr>
        <w:tc>
          <w:tcPr>
            <w:tcW w:w="1569" w:type="pct"/>
            <w:vMerge w:val="restart"/>
            <w:tcBorders>
              <w:top w:val="single" w:color="auto" w:sz="18" w:space="0"/>
              <w:left w:val="single" w:color="auto" w:sz="18" w:space="0"/>
              <w:bottom w:val="single" w:color="auto" w:sz="4" w:space="0"/>
              <w:right w:val="single" w:color="auto" w:sz="4" w:space="0"/>
            </w:tcBorders>
            <w:vAlign w:val="center"/>
          </w:tcPr>
          <w:p w14:paraId="2AF622EA">
            <w:pPr>
              <w:pStyle w:val="21"/>
              <w:numPr>
                <w:ilvl w:val="0"/>
                <w:numId w:val="2"/>
              </w:numPr>
              <w:spacing w:line="0" w:lineRule="atLeast"/>
              <w:ind w:firstLineChars="0"/>
              <w:rPr>
                <w:rFonts w:hint="eastAsia" w:ascii="微软雅黑 Light" w:hAnsi="微软雅黑 Light" w:eastAsia="微软雅黑 Light" w:cs="Arial"/>
                <w:b/>
                <w:bCs/>
                <w:sz w:val="22"/>
                <w:szCs w:val="22"/>
              </w:rPr>
            </w:pPr>
            <w:r>
              <w:rPr>
                <w:rFonts w:hint="eastAsia" w:ascii="微软雅黑 Light" w:hAnsi="微软雅黑 Light" w:eastAsia="微软雅黑 Light" w:cs="Arial"/>
                <w:b/>
                <w:sz w:val="24"/>
                <w:lang w:eastAsia="zh-TW"/>
              </w:rPr>
              <w:t>负责沟通技术方案的发明人</w:t>
            </w:r>
          </w:p>
        </w:tc>
        <w:tc>
          <w:tcPr>
            <w:tcW w:w="688" w:type="pct"/>
            <w:tcBorders>
              <w:top w:val="single" w:color="auto" w:sz="18" w:space="0"/>
              <w:left w:val="single" w:color="auto" w:sz="4" w:space="0"/>
              <w:bottom w:val="single" w:color="auto" w:sz="4" w:space="0"/>
              <w:right w:val="single" w:color="auto" w:sz="4" w:space="0"/>
            </w:tcBorders>
            <w:vAlign w:val="center"/>
          </w:tcPr>
          <w:p w14:paraId="3FA6247A">
            <w:pPr>
              <w:spacing w:line="0" w:lineRule="atLeast"/>
              <w:rPr>
                <w:rFonts w:hint="eastAsia" w:ascii="微软雅黑 Light" w:hAnsi="微软雅黑 Light" w:eastAsia="微软雅黑 Light" w:cs="Arial"/>
                <w:sz w:val="22"/>
                <w:szCs w:val="22"/>
              </w:rPr>
            </w:pPr>
            <w:r>
              <w:rPr>
                <w:rFonts w:hint="eastAsia" w:ascii="微软雅黑 Light" w:hAnsi="微软雅黑 Light" w:eastAsia="微软雅黑 Light" w:cs="Arial"/>
                <w:sz w:val="22"/>
                <w:szCs w:val="22"/>
              </w:rPr>
              <w:t>姓名</w:t>
            </w:r>
          </w:p>
        </w:tc>
        <w:tc>
          <w:tcPr>
            <w:tcW w:w="2743" w:type="pct"/>
            <w:tcBorders>
              <w:top w:val="single" w:color="auto" w:sz="18" w:space="0"/>
              <w:left w:val="single" w:color="auto" w:sz="4" w:space="0"/>
              <w:bottom w:val="single" w:color="auto" w:sz="4" w:space="0"/>
              <w:right w:val="single" w:color="auto" w:sz="18" w:space="0"/>
            </w:tcBorders>
            <w:vAlign w:val="center"/>
          </w:tcPr>
          <w:p w14:paraId="63D2425F">
            <w:pPr>
              <w:spacing w:line="0" w:lineRule="atLeast"/>
              <w:rPr>
                <w:rFonts w:hint="eastAsia" w:ascii="微软雅黑 Light" w:hAnsi="微软雅黑 Light" w:eastAsia="微软雅黑 Light"/>
                <w:color w:val="000000"/>
                <w:sz w:val="22"/>
                <w:szCs w:val="22"/>
              </w:rPr>
            </w:pPr>
            <w:r>
              <w:rPr>
                <w:rFonts w:hint="eastAsia" w:ascii="微软雅黑 Light" w:hAnsi="微软雅黑 Light" w:eastAsia="微软雅黑 Light"/>
                <w:color w:val="000000"/>
                <w:sz w:val="22"/>
                <w:szCs w:val="22"/>
              </w:rPr>
              <w:t>王鑫、刘怀洋</w:t>
            </w:r>
          </w:p>
        </w:tc>
      </w:tr>
      <w:tr w14:paraId="78B8CEB5">
        <w:trPr>
          <w:trHeight w:val="552" w:hRule="atLeast"/>
          <w:jc w:val="center"/>
        </w:trPr>
        <w:tc>
          <w:tcPr>
            <w:tcW w:w="1569" w:type="pct"/>
            <w:vMerge w:val="continue"/>
            <w:tcBorders>
              <w:top w:val="single" w:color="auto" w:sz="4" w:space="0"/>
              <w:left w:val="single" w:color="auto" w:sz="18" w:space="0"/>
              <w:bottom w:val="single" w:color="auto" w:sz="4" w:space="0"/>
              <w:right w:val="single" w:color="auto" w:sz="4" w:space="0"/>
            </w:tcBorders>
            <w:vAlign w:val="center"/>
          </w:tcPr>
          <w:p w14:paraId="5449C43E">
            <w:pPr>
              <w:pStyle w:val="21"/>
              <w:numPr>
                <w:ilvl w:val="0"/>
                <w:numId w:val="2"/>
              </w:numPr>
              <w:spacing w:line="0" w:lineRule="atLeast"/>
              <w:ind w:firstLineChars="0"/>
              <w:rPr>
                <w:rFonts w:hint="eastAsia" w:ascii="微软雅黑 Light" w:hAnsi="微软雅黑 Light" w:eastAsia="微软雅黑 Light" w:cs="Arial"/>
                <w:b/>
                <w:sz w:val="22"/>
                <w:szCs w:val="22"/>
                <w:lang w:eastAsia="zh-TW"/>
              </w:rPr>
            </w:pPr>
          </w:p>
        </w:tc>
        <w:tc>
          <w:tcPr>
            <w:tcW w:w="688" w:type="pct"/>
            <w:tcBorders>
              <w:top w:val="single" w:color="auto" w:sz="4" w:space="0"/>
              <w:left w:val="single" w:color="auto" w:sz="4" w:space="0"/>
              <w:bottom w:val="single" w:color="auto" w:sz="4" w:space="0"/>
              <w:right w:val="single" w:color="auto" w:sz="4" w:space="0"/>
            </w:tcBorders>
            <w:vAlign w:val="center"/>
          </w:tcPr>
          <w:p w14:paraId="2CFA6374">
            <w:pPr>
              <w:spacing w:line="0" w:lineRule="atLeast"/>
              <w:rPr>
                <w:rFonts w:hint="eastAsia" w:ascii="微软雅黑 Light" w:hAnsi="微软雅黑 Light" w:eastAsia="微软雅黑 Light" w:cs="Arial"/>
                <w:sz w:val="22"/>
                <w:szCs w:val="22"/>
                <w:lang w:eastAsia="zh-TW"/>
              </w:rPr>
            </w:pPr>
            <w:r>
              <w:rPr>
                <w:rFonts w:hint="eastAsia" w:ascii="微软雅黑 Light" w:hAnsi="微软雅黑 Light" w:eastAsia="微软雅黑 Light" w:cs="Arial"/>
                <w:sz w:val="22"/>
                <w:szCs w:val="22"/>
                <w:lang w:eastAsia="zh-TW"/>
              </w:rPr>
              <w:t>电话</w:t>
            </w:r>
          </w:p>
        </w:tc>
        <w:tc>
          <w:tcPr>
            <w:tcW w:w="2743" w:type="pct"/>
            <w:tcBorders>
              <w:top w:val="single" w:color="auto" w:sz="4" w:space="0"/>
              <w:left w:val="single" w:color="auto" w:sz="4" w:space="0"/>
              <w:bottom w:val="single" w:color="auto" w:sz="4" w:space="0"/>
              <w:right w:val="single" w:color="auto" w:sz="18" w:space="0"/>
            </w:tcBorders>
            <w:vAlign w:val="center"/>
          </w:tcPr>
          <w:p w14:paraId="1CC62652">
            <w:pPr>
              <w:spacing w:line="0" w:lineRule="atLeast"/>
              <w:rPr>
                <w:rFonts w:hint="eastAsia" w:ascii="微软雅黑 Light" w:hAnsi="微软雅黑 Light" w:eastAsia="微软雅黑 Light"/>
                <w:color w:val="000000"/>
                <w:sz w:val="22"/>
                <w:szCs w:val="22"/>
              </w:rPr>
            </w:pPr>
            <w:r>
              <w:rPr>
                <w:rFonts w:hint="eastAsia" w:ascii="微软雅黑 Light" w:hAnsi="微软雅黑 Light" w:eastAsia="微软雅黑 Light"/>
                <w:color w:val="000000"/>
                <w:sz w:val="22"/>
                <w:szCs w:val="22"/>
              </w:rPr>
              <w:t>13121438066</w:t>
            </w:r>
          </w:p>
        </w:tc>
      </w:tr>
      <w:tr w14:paraId="24615030">
        <w:trPr>
          <w:trHeight w:val="575" w:hRule="atLeast"/>
          <w:jc w:val="center"/>
        </w:trPr>
        <w:tc>
          <w:tcPr>
            <w:tcW w:w="1569" w:type="pct"/>
            <w:vMerge w:val="continue"/>
            <w:tcBorders>
              <w:top w:val="single" w:color="auto" w:sz="4" w:space="0"/>
              <w:left w:val="single" w:color="auto" w:sz="18" w:space="0"/>
              <w:bottom w:val="single" w:color="auto" w:sz="18" w:space="0"/>
              <w:right w:val="single" w:color="auto" w:sz="4" w:space="0"/>
            </w:tcBorders>
            <w:vAlign w:val="center"/>
          </w:tcPr>
          <w:p w14:paraId="64DEFB6D">
            <w:pPr>
              <w:pStyle w:val="21"/>
              <w:numPr>
                <w:ilvl w:val="0"/>
                <w:numId w:val="2"/>
              </w:numPr>
              <w:spacing w:line="0" w:lineRule="atLeast"/>
              <w:ind w:firstLineChars="0"/>
              <w:rPr>
                <w:rFonts w:hint="eastAsia" w:ascii="微软雅黑 Light" w:hAnsi="微软雅黑 Light" w:eastAsia="微软雅黑 Light" w:cs="Arial"/>
                <w:b/>
                <w:sz w:val="22"/>
                <w:szCs w:val="22"/>
                <w:lang w:eastAsia="zh-TW"/>
              </w:rPr>
            </w:pPr>
          </w:p>
        </w:tc>
        <w:tc>
          <w:tcPr>
            <w:tcW w:w="688" w:type="pct"/>
            <w:tcBorders>
              <w:top w:val="single" w:color="auto" w:sz="4" w:space="0"/>
              <w:left w:val="single" w:color="auto" w:sz="4" w:space="0"/>
              <w:bottom w:val="single" w:color="auto" w:sz="18" w:space="0"/>
              <w:right w:val="single" w:color="auto" w:sz="4" w:space="0"/>
            </w:tcBorders>
            <w:vAlign w:val="center"/>
          </w:tcPr>
          <w:p w14:paraId="5960603C">
            <w:pPr>
              <w:spacing w:line="0" w:lineRule="atLeast"/>
              <w:rPr>
                <w:rFonts w:hint="eastAsia" w:ascii="微软雅黑 Light" w:hAnsi="微软雅黑 Light" w:eastAsia="微软雅黑 Light" w:cs="Arial"/>
                <w:sz w:val="22"/>
                <w:szCs w:val="22"/>
                <w:lang w:eastAsia="zh-TW"/>
              </w:rPr>
            </w:pPr>
            <w:r>
              <w:rPr>
                <w:rFonts w:hint="eastAsia" w:ascii="微软雅黑 Light" w:hAnsi="微软雅黑 Light" w:eastAsia="微软雅黑 Light" w:cs="Arial"/>
                <w:sz w:val="22"/>
                <w:szCs w:val="22"/>
                <w:lang w:eastAsia="zh-TW"/>
              </w:rPr>
              <w:t>邮箱</w:t>
            </w:r>
          </w:p>
        </w:tc>
        <w:tc>
          <w:tcPr>
            <w:tcW w:w="2743" w:type="pct"/>
            <w:tcBorders>
              <w:top w:val="single" w:color="auto" w:sz="4" w:space="0"/>
              <w:left w:val="single" w:color="auto" w:sz="4" w:space="0"/>
              <w:bottom w:val="single" w:color="auto" w:sz="18" w:space="0"/>
              <w:right w:val="single" w:color="auto" w:sz="18" w:space="0"/>
            </w:tcBorders>
            <w:vAlign w:val="center"/>
          </w:tcPr>
          <w:p w14:paraId="6158BD41">
            <w:pPr>
              <w:spacing w:line="0" w:lineRule="atLeast"/>
              <w:rPr>
                <w:rFonts w:hint="eastAsia" w:ascii="微软雅黑 Light" w:hAnsi="微软雅黑 Light" w:eastAsia="微软雅黑 Light"/>
                <w:color w:val="000000"/>
                <w:sz w:val="22"/>
                <w:szCs w:val="22"/>
              </w:rPr>
            </w:pPr>
            <w:r>
              <w:rPr>
                <w:rFonts w:ascii="微软雅黑 Light" w:hAnsi="微软雅黑 Light" w:eastAsia="微软雅黑 Light"/>
                <w:color w:val="000000"/>
                <w:sz w:val="22"/>
                <w:szCs w:val="22"/>
              </w:rPr>
              <w:t>w</w:t>
            </w:r>
            <w:r>
              <w:rPr>
                <w:rFonts w:hint="eastAsia" w:ascii="微软雅黑 Light" w:hAnsi="微软雅黑 Light" w:eastAsia="微软雅黑 Light"/>
                <w:color w:val="000000"/>
                <w:sz w:val="22"/>
                <w:szCs w:val="22"/>
              </w:rPr>
              <w:t>zw9803@163</w:t>
            </w:r>
            <w:r>
              <w:rPr>
                <w:rFonts w:ascii="微软雅黑 Light" w:hAnsi="微软雅黑 Light" w:eastAsia="微软雅黑 Light"/>
                <w:color w:val="000000"/>
                <w:sz w:val="22"/>
                <w:szCs w:val="22"/>
              </w:rPr>
              <w:t>.com</w:t>
            </w:r>
          </w:p>
        </w:tc>
      </w:tr>
      <w:tr w14:paraId="0314A8FF">
        <w:trPr>
          <w:trHeight w:val="90" w:hRule="atLeast"/>
          <w:jc w:val="center"/>
        </w:trPr>
        <w:tc>
          <w:tcPr>
            <w:tcW w:w="5000" w:type="pct"/>
            <w:gridSpan w:val="3"/>
            <w:tcBorders>
              <w:top w:val="single" w:color="auto" w:sz="18" w:space="0"/>
              <w:left w:val="single" w:color="auto" w:sz="18" w:space="0"/>
              <w:bottom w:val="nil"/>
              <w:right w:val="single" w:color="auto" w:sz="18" w:space="0"/>
            </w:tcBorders>
            <w:vAlign w:val="center"/>
          </w:tcPr>
          <w:p w14:paraId="444E18A7">
            <w:pPr>
              <w:numPr>
                <w:ilvl w:val="0"/>
                <w:numId w:val="2"/>
              </w:numPr>
              <w:rPr>
                <w:rFonts w:hint="eastAsia" w:ascii="微软雅黑 Light" w:hAnsi="微软雅黑 Light" w:eastAsia="微软雅黑 Light"/>
                <w:b/>
                <w:sz w:val="22"/>
                <w:szCs w:val="22"/>
              </w:rPr>
            </w:pPr>
            <w:r>
              <w:rPr>
                <w:rFonts w:hint="eastAsia" w:ascii="微软雅黑 Light" w:hAnsi="微软雅黑 Light" w:eastAsia="微软雅黑 Light" w:cs="Arial"/>
                <w:b/>
                <w:sz w:val="24"/>
              </w:rPr>
              <w:t>研发活动信息</w:t>
            </w:r>
          </w:p>
        </w:tc>
      </w:tr>
      <w:tr w14:paraId="1D74C9C1">
        <w:trPr>
          <w:trHeight w:val="290" w:hRule="atLeast"/>
          <w:jc w:val="center"/>
        </w:trPr>
        <w:tc>
          <w:tcPr>
            <w:tcW w:w="1569" w:type="pct"/>
            <w:tcBorders>
              <w:top w:val="single" w:color="auto" w:sz="12" w:space="0"/>
              <w:left w:val="single" w:color="auto" w:sz="18" w:space="0"/>
              <w:bottom w:val="single" w:color="auto" w:sz="4" w:space="0"/>
              <w:right w:val="single" w:color="auto" w:sz="4" w:space="0"/>
            </w:tcBorders>
            <w:vAlign w:val="center"/>
          </w:tcPr>
          <w:p w14:paraId="4AA3E872">
            <w:pPr>
              <w:pStyle w:val="21"/>
              <w:spacing w:line="0" w:lineRule="atLeast"/>
              <w:ind w:left="360" w:firstLine="0" w:firstLineChars="0"/>
              <w:rPr>
                <w:rFonts w:hint="eastAsia" w:ascii="微软雅黑 Light" w:hAnsi="微软雅黑 Light" w:eastAsia="PMingLiU"/>
                <w:bCs/>
                <w:sz w:val="22"/>
                <w:szCs w:val="22"/>
              </w:rPr>
            </w:pPr>
            <w:r>
              <w:rPr>
                <w:rFonts w:hint="eastAsia" w:ascii="微软雅黑 Light" w:hAnsi="微软雅黑 Light" w:eastAsia="微软雅黑 Light" w:cs="Arial"/>
                <w:bCs/>
                <w:sz w:val="22"/>
                <w:szCs w:val="22"/>
                <w:lang w:eastAsia="zh-TW"/>
              </w:rPr>
              <w:t>涉及的项目名称</w:t>
            </w:r>
          </w:p>
        </w:tc>
        <w:tc>
          <w:tcPr>
            <w:tcW w:w="3431" w:type="pct"/>
            <w:gridSpan w:val="2"/>
            <w:tcBorders>
              <w:top w:val="single" w:color="auto" w:sz="12" w:space="0"/>
              <w:left w:val="single" w:color="auto" w:sz="4" w:space="0"/>
              <w:bottom w:val="single" w:color="auto" w:sz="4" w:space="0"/>
              <w:right w:val="single" w:color="auto" w:sz="18" w:space="0"/>
            </w:tcBorders>
            <w:vAlign w:val="center"/>
          </w:tcPr>
          <w:p w14:paraId="0D1944E5">
            <w:pPr>
              <w:pStyle w:val="21"/>
              <w:spacing w:line="0" w:lineRule="atLeast"/>
              <w:ind w:left="360" w:firstLine="0" w:firstLineChars="0"/>
              <w:rPr>
                <w:rFonts w:hint="eastAsia" w:ascii="微软雅黑 Light" w:hAnsi="微软雅黑 Light" w:eastAsia="微软雅黑 Light"/>
                <w:b/>
                <w:sz w:val="22"/>
                <w:szCs w:val="22"/>
              </w:rPr>
            </w:pPr>
          </w:p>
        </w:tc>
      </w:tr>
      <w:tr w14:paraId="42A2DD2C">
        <w:trPr>
          <w:trHeight w:val="290" w:hRule="atLeast"/>
          <w:jc w:val="center"/>
        </w:trPr>
        <w:tc>
          <w:tcPr>
            <w:tcW w:w="1569" w:type="pct"/>
            <w:tcBorders>
              <w:top w:val="single" w:color="auto" w:sz="4" w:space="0"/>
              <w:left w:val="single" w:color="auto" w:sz="18" w:space="0"/>
              <w:bottom w:val="single" w:color="auto" w:sz="4" w:space="0"/>
              <w:right w:val="single" w:color="auto" w:sz="4" w:space="0"/>
            </w:tcBorders>
            <w:vAlign w:val="center"/>
          </w:tcPr>
          <w:p w14:paraId="246CAC4F">
            <w:pPr>
              <w:pStyle w:val="21"/>
              <w:spacing w:line="0" w:lineRule="atLeast"/>
              <w:ind w:left="360" w:firstLine="0" w:firstLineChars="0"/>
              <w:rPr>
                <w:rFonts w:hint="eastAsia" w:ascii="微软雅黑 Light" w:hAnsi="微软雅黑 Light" w:eastAsia="微软雅黑 Light" w:cs="Arial"/>
                <w:bCs/>
                <w:sz w:val="22"/>
                <w:szCs w:val="22"/>
                <w:lang w:eastAsia="zh-TW"/>
              </w:rPr>
            </w:pPr>
            <w:r>
              <w:rPr>
                <w:rFonts w:hint="eastAsia" w:ascii="微软雅黑 Light" w:hAnsi="微软雅黑 Light" w:eastAsia="微软雅黑 Light" w:cs="Arial"/>
                <w:bCs/>
                <w:sz w:val="22"/>
                <w:szCs w:val="22"/>
                <w:lang w:eastAsia="zh-TW"/>
              </w:rPr>
              <w:t>涉及的产品</w:t>
            </w:r>
            <w:r>
              <w:rPr>
                <w:rFonts w:hint="eastAsia" w:ascii="微软雅黑 Light" w:hAnsi="微软雅黑 Light" w:eastAsia="微软雅黑 Light" w:cs="Arial"/>
                <w:bCs/>
                <w:sz w:val="22"/>
                <w:szCs w:val="22"/>
              </w:rPr>
              <w:t>/功能</w:t>
            </w:r>
            <w:r>
              <w:rPr>
                <w:rFonts w:hint="eastAsia" w:ascii="微软雅黑 Light" w:hAnsi="微软雅黑 Light" w:eastAsia="微软雅黑 Light" w:cs="Arial"/>
                <w:bCs/>
                <w:sz w:val="22"/>
                <w:szCs w:val="22"/>
                <w:lang w:eastAsia="zh-TW"/>
              </w:rPr>
              <w:t>/</w:t>
            </w:r>
            <w:r>
              <w:rPr>
                <w:rFonts w:ascii="微软雅黑 Light" w:hAnsi="微软雅黑 Light" w:eastAsia="微软雅黑 Light" w:cs="Arial"/>
                <w:bCs/>
                <w:sz w:val="22"/>
                <w:szCs w:val="22"/>
                <w:lang w:eastAsia="zh-TW"/>
              </w:rPr>
              <w:t>APP/</w:t>
            </w:r>
            <w:r>
              <w:rPr>
                <w:rFonts w:hint="eastAsia" w:ascii="微软雅黑 Light" w:hAnsi="微软雅黑 Light" w:eastAsia="微软雅黑 Light" w:cs="Arial"/>
                <w:bCs/>
                <w:sz w:val="22"/>
                <w:szCs w:val="22"/>
                <w:lang w:eastAsia="zh-TW"/>
              </w:rPr>
              <w:t>系统名称</w:t>
            </w:r>
          </w:p>
        </w:tc>
        <w:tc>
          <w:tcPr>
            <w:tcW w:w="3431" w:type="pct"/>
            <w:gridSpan w:val="2"/>
            <w:tcBorders>
              <w:top w:val="single" w:color="auto" w:sz="4" w:space="0"/>
              <w:left w:val="single" w:color="auto" w:sz="4" w:space="0"/>
              <w:bottom w:val="single" w:color="auto" w:sz="4" w:space="0"/>
              <w:right w:val="single" w:color="auto" w:sz="18" w:space="0"/>
            </w:tcBorders>
            <w:vAlign w:val="center"/>
          </w:tcPr>
          <w:p w14:paraId="781B1934">
            <w:pPr>
              <w:pStyle w:val="21"/>
              <w:spacing w:line="0" w:lineRule="atLeast"/>
              <w:ind w:left="360" w:firstLine="0" w:firstLineChars="0"/>
              <w:rPr>
                <w:rFonts w:hint="eastAsia" w:ascii="微软雅黑 Light" w:hAnsi="微软雅黑 Light" w:eastAsia="微软雅黑 Light"/>
                <w:b/>
                <w:sz w:val="22"/>
                <w:szCs w:val="22"/>
              </w:rPr>
            </w:pPr>
          </w:p>
        </w:tc>
      </w:tr>
      <w:tr w14:paraId="35962450">
        <w:trPr>
          <w:trHeight w:val="290" w:hRule="atLeast"/>
          <w:jc w:val="center"/>
        </w:trPr>
        <w:tc>
          <w:tcPr>
            <w:tcW w:w="1569" w:type="pct"/>
            <w:tcBorders>
              <w:top w:val="single" w:color="auto" w:sz="4" w:space="0"/>
              <w:left w:val="single" w:color="auto" w:sz="18" w:space="0"/>
              <w:bottom w:val="single" w:color="auto" w:sz="4" w:space="0"/>
              <w:right w:val="single" w:color="auto" w:sz="4" w:space="0"/>
            </w:tcBorders>
            <w:vAlign w:val="center"/>
          </w:tcPr>
          <w:p w14:paraId="7D0BAF6E">
            <w:pPr>
              <w:pStyle w:val="21"/>
              <w:spacing w:line="0" w:lineRule="atLeast"/>
              <w:ind w:left="360" w:firstLine="0" w:firstLineChars="0"/>
              <w:rPr>
                <w:rFonts w:hint="eastAsia" w:ascii="微软雅黑 Light" w:hAnsi="微软雅黑 Light" w:eastAsia="微软雅黑 Light" w:cs="Arial"/>
                <w:bCs/>
                <w:sz w:val="22"/>
                <w:szCs w:val="22"/>
                <w:lang w:eastAsia="zh-TW"/>
              </w:rPr>
            </w:pPr>
            <w:r>
              <w:rPr>
                <w:rFonts w:hint="eastAsia" w:ascii="微软雅黑 Light" w:hAnsi="微软雅黑 Light" w:eastAsia="微软雅黑 Light" w:cs="Arial"/>
                <w:bCs/>
                <w:sz w:val="22"/>
                <w:szCs w:val="22"/>
                <w:lang w:eastAsia="zh-TW"/>
              </w:rPr>
              <w:t>交底书方案上线日期</w:t>
            </w:r>
          </w:p>
        </w:tc>
        <w:tc>
          <w:tcPr>
            <w:tcW w:w="3431" w:type="pct"/>
            <w:gridSpan w:val="2"/>
            <w:tcBorders>
              <w:top w:val="single" w:color="auto" w:sz="4" w:space="0"/>
              <w:left w:val="single" w:color="auto" w:sz="4" w:space="0"/>
              <w:bottom w:val="single" w:color="auto" w:sz="4" w:space="0"/>
              <w:right w:val="single" w:color="auto" w:sz="18" w:space="0"/>
            </w:tcBorders>
            <w:vAlign w:val="center"/>
          </w:tcPr>
          <w:p w14:paraId="445615FB">
            <w:pPr>
              <w:pStyle w:val="21"/>
              <w:spacing w:line="0" w:lineRule="atLeast"/>
              <w:ind w:left="360" w:firstLine="0" w:firstLineChars="0"/>
              <w:rPr>
                <w:rFonts w:hint="eastAsia" w:ascii="微软雅黑 Light" w:hAnsi="微软雅黑 Light" w:eastAsia="微软雅黑 Light"/>
                <w:b/>
                <w:sz w:val="22"/>
                <w:szCs w:val="22"/>
              </w:rPr>
            </w:pPr>
          </w:p>
        </w:tc>
      </w:tr>
      <w:tr w14:paraId="56B5C4F8">
        <w:trPr>
          <w:trHeight w:val="290" w:hRule="atLeast"/>
          <w:jc w:val="center"/>
        </w:trPr>
        <w:tc>
          <w:tcPr>
            <w:tcW w:w="1569" w:type="pct"/>
            <w:tcBorders>
              <w:top w:val="single" w:color="auto" w:sz="4" w:space="0"/>
              <w:left w:val="single" w:color="auto" w:sz="18" w:space="0"/>
              <w:bottom w:val="single" w:color="auto" w:sz="4" w:space="0"/>
              <w:right w:val="single" w:color="auto" w:sz="4" w:space="0"/>
            </w:tcBorders>
            <w:vAlign w:val="center"/>
          </w:tcPr>
          <w:p w14:paraId="5BFBDAA4">
            <w:pPr>
              <w:pStyle w:val="21"/>
              <w:spacing w:line="0" w:lineRule="atLeast"/>
              <w:ind w:left="360" w:firstLine="0" w:firstLineChars="0"/>
              <w:rPr>
                <w:rFonts w:hint="eastAsia" w:ascii="微软雅黑 Light" w:hAnsi="微软雅黑 Light" w:eastAsia="微软雅黑 Light" w:cs="Arial"/>
                <w:bCs/>
                <w:sz w:val="22"/>
                <w:szCs w:val="22"/>
                <w:lang w:eastAsia="zh-TW"/>
              </w:rPr>
            </w:pPr>
            <w:r>
              <w:rPr>
                <w:rFonts w:hint="eastAsia" w:ascii="微软雅黑 Light" w:hAnsi="微软雅黑 Light" w:eastAsia="微软雅黑 Light" w:cs="Arial"/>
                <w:bCs/>
                <w:sz w:val="22"/>
                <w:szCs w:val="22"/>
                <w:lang w:eastAsia="zh-TW"/>
              </w:rPr>
              <w:t>Ke</w:t>
            </w:r>
            <w:r>
              <w:rPr>
                <w:rFonts w:ascii="微软雅黑 Light" w:hAnsi="微软雅黑 Light" w:eastAsia="微软雅黑 Light" w:cs="Arial"/>
                <w:bCs/>
                <w:sz w:val="22"/>
                <w:szCs w:val="22"/>
                <w:lang w:eastAsia="zh-TW"/>
              </w:rPr>
              <w:t>Ones</w:t>
            </w:r>
            <w:r>
              <w:rPr>
                <w:rFonts w:hint="eastAsia" w:ascii="微软雅黑 Light" w:hAnsi="微软雅黑 Light" w:eastAsia="微软雅黑 Light" w:cs="Arial"/>
                <w:bCs/>
                <w:sz w:val="22"/>
                <w:szCs w:val="22"/>
                <w:lang w:eastAsia="zh-TW"/>
              </w:rPr>
              <w:t>链接</w:t>
            </w:r>
          </w:p>
        </w:tc>
        <w:tc>
          <w:tcPr>
            <w:tcW w:w="3431" w:type="pct"/>
            <w:gridSpan w:val="2"/>
            <w:tcBorders>
              <w:top w:val="single" w:color="auto" w:sz="4" w:space="0"/>
              <w:left w:val="single" w:color="auto" w:sz="4" w:space="0"/>
              <w:bottom w:val="single" w:color="auto" w:sz="4" w:space="0"/>
              <w:right w:val="single" w:color="auto" w:sz="18" w:space="0"/>
            </w:tcBorders>
            <w:vAlign w:val="center"/>
          </w:tcPr>
          <w:p w14:paraId="67FFADA7">
            <w:pPr>
              <w:pStyle w:val="21"/>
              <w:spacing w:line="0" w:lineRule="atLeast"/>
              <w:ind w:left="360" w:firstLine="0" w:firstLineChars="0"/>
              <w:rPr>
                <w:rFonts w:hint="eastAsia" w:ascii="微软雅黑 Light" w:hAnsi="微软雅黑 Light" w:eastAsia="微软雅黑 Light"/>
                <w:b/>
                <w:sz w:val="22"/>
                <w:szCs w:val="22"/>
              </w:rPr>
            </w:pPr>
          </w:p>
        </w:tc>
      </w:tr>
      <w:tr w14:paraId="6E8B7737">
        <w:trPr>
          <w:trHeight w:val="673" w:hRule="atLeast"/>
          <w:jc w:val="center"/>
        </w:trPr>
        <w:tc>
          <w:tcPr>
            <w:tcW w:w="5000" w:type="pct"/>
            <w:gridSpan w:val="3"/>
            <w:tcBorders>
              <w:top w:val="single" w:color="auto" w:sz="18" w:space="0"/>
              <w:left w:val="single" w:color="auto" w:sz="18" w:space="0"/>
              <w:bottom w:val="dashed" w:color="auto" w:sz="4" w:space="0"/>
              <w:right w:val="single" w:color="auto" w:sz="18" w:space="0"/>
            </w:tcBorders>
            <w:vAlign w:val="center"/>
          </w:tcPr>
          <w:p w14:paraId="16524E1D">
            <w:pPr>
              <w:numPr>
                <w:ilvl w:val="0"/>
                <w:numId w:val="2"/>
              </w:numPr>
              <w:rPr>
                <w:rFonts w:hint="eastAsia" w:ascii="微软雅黑 Light" w:hAnsi="微软雅黑 Light" w:eastAsia="微软雅黑 Light"/>
                <w:b/>
                <w:sz w:val="22"/>
                <w:szCs w:val="22"/>
              </w:rPr>
            </w:pPr>
            <w:r>
              <w:rPr>
                <w:rFonts w:hint="eastAsia" w:ascii="微软雅黑 Light" w:hAnsi="微软雅黑 Light" w:eastAsia="微软雅黑 Light" w:cs="Arial"/>
                <w:b/>
                <w:sz w:val="24"/>
              </w:rPr>
              <w:t>关联提案信息</w:t>
            </w:r>
          </w:p>
        </w:tc>
      </w:tr>
      <w:tr w14:paraId="4085E756">
        <w:trPr>
          <w:trHeight w:val="1882" w:hRule="atLeast"/>
          <w:jc w:val="center"/>
        </w:trPr>
        <w:tc>
          <w:tcPr>
            <w:tcW w:w="1569" w:type="pct"/>
            <w:tcBorders>
              <w:top w:val="single" w:color="auto" w:sz="12" w:space="0"/>
              <w:left w:val="single" w:color="auto" w:sz="18" w:space="0"/>
              <w:bottom w:val="single" w:color="auto" w:sz="4" w:space="0"/>
              <w:right w:val="single" w:color="auto" w:sz="4" w:space="0"/>
            </w:tcBorders>
            <w:vAlign w:val="center"/>
          </w:tcPr>
          <w:p w14:paraId="77695A29">
            <w:pPr>
              <w:pStyle w:val="21"/>
              <w:spacing w:line="0" w:lineRule="atLeast"/>
              <w:ind w:left="360" w:firstLine="0" w:firstLineChars="0"/>
              <w:rPr>
                <w:rFonts w:hint="eastAsia" w:ascii="微软雅黑 Light" w:hAnsi="微软雅黑 Light" w:eastAsia="微软雅黑 Light"/>
                <w:bCs/>
                <w:sz w:val="22"/>
                <w:szCs w:val="22"/>
              </w:rPr>
            </w:pPr>
            <w:r>
              <w:rPr>
                <w:rFonts w:hint="eastAsia" w:ascii="微软雅黑 Light" w:hAnsi="微软雅黑 Light" w:eastAsia="微软雅黑 Light"/>
                <w:bCs/>
                <w:sz w:val="22"/>
                <w:szCs w:val="22"/>
              </w:rPr>
              <w:t>之前是否提交过关联提案？</w:t>
            </w:r>
            <w:r>
              <w:rPr>
                <w:rFonts w:ascii="微软雅黑 Light" w:hAnsi="微软雅黑 Light" w:eastAsia="微软雅黑 Light"/>
                <w:bCs/>
                <w:sz w:val="22"/>
                <w:szCs w:val="22"/>
              </w:rPr>
              <w:t xml:space="preserve"> </w:t>
            </w:r>
          </w:p>
        </w:tc>
        <w:tc>
          <w:tcPr>
            <w:tcW w:w="3431" w:type="pct"/>
            <w:gridSpan w:val="2"/>
            <w:tcBorders>
              <w:top w:val="single" w:color="auto" w:sz="12" w:space="0"/>
              <w:left w:val="single" w:color="auto" w:sz="4" w:space="0"/>
              <w:bottom w:val="single" w:color="auto" w:sz="4" w:space="0"/>
              <w:right w:val="single" w:color="auto" w:sz="18" w:space="0"/>
            </w:tcBorders>
            <w:vAlign w:val="center"/>
          </w:tcPr>
          <w:p w14:paraId="1FB4C75D">
            <w:pPr>
              <w:pStyle w:val="21"/>
              <w:spacing w:line="0" w:lineRule="atLeast"/>
              <w:ind w:left="360" w:firstLine="0" w:firstLineChars="0"/>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无</w:t>
            </w:r>
          </w:p>
          <w:p w14:paraId="755106FC">
            <w:pPr>
              <w:pStyle w:val="21"/>
              <w:spacing w:line="0" w:lineRule="atLeast"/>
              <w:ind w:left="360" w:firstLine="0" w:firstLineChars="0"/>
              <w:rPr>
                <w:rFonts w:hint="eastAsia" w:ascii="微软雅黑 Light" w:hAnsi="微软雅黑 Light" w:eastAsia="微软雅黑 Light"/>
                <w:b/>
                <w:sz w:val="22"/>
                <w:szCs w:val="22"/>
              </w:rPr>
            </w:pPr>
          </w:p>
        </w:tc>
      </w:tr>
      <w:tr w14:paraId="34796851">
        <w:trPr>
          <w:trHeight w:val="435" w:hRule="atLeast"/>
          <w:jc w:val="center"/>
        </w:trPr>
        <w:tc>
          <w:tcPr>
            <w:tcW w:w="1569" w:type="pct"/>
            <w:tcBorders>
              <w:top w:val="single" w:color="auto" w:sz="4" w:space="0"/>
              <w:left w:val="single" w:color="auto" w:sz="18" w:space="0"/>
              <w:bottom w:val="single" w:color="auto" w:sz="18" w:space="0"/>
              <w:right w:val="single" w:color="auto" w:sz="4" w:space="0"/>
            </w:tcBorders>
            <w:vAlign w:val="center"/>
          </w:tcPr>
          <w:p w14:paraId="6C089665">
            <w:pPr>
              <w:pStyle w:val="21"/>
              <w:spacing w:line="0" w:lineRule="atLeast"/>
              <w:ind w:left="360" w:firstLine="0" w:firstLineChars="0"/>
              <w:rPr>
                <w:rFonts w:hint="eastAsia" w:ascii="微软雅黑 Light" w:hAnsi="微软雅黑 Light" w:eastAsia="微软雅黑 Light"/>
                <w:bCs/>
                <w:sz w:val="22"/>
                <w:szCs w:val="22"/>
              </w:rPr>
            </w:pPr>
            <w:r>
              <w:rPr>
                <w:rFonts w:hint="eastAsia" w:ascii="微软雅黑 Light" w:hAnsi="微软雅黑 Light" w:eastAsia="微软雅黑 Light"/>
                <w:bCs/>
                <w:sz w:val="22"/>
                <w:szCs w:val="22"/>
              </w:rPr>
              <w:t>若是，关联提案名称或提案编号</w:t>
            </w:r>
          </w:p>
        </w:tc>
        <w:tc>
          <w:tcPr>
            <w:tcW w:w="3431" w:type="pct"/>
            <w:gridSpan w:val="2"/>
            <w:tcBorders>
              <w:top w:val="single" w:color="auto" w:sz="4" w:space="0"/>
              <w:left w:val="single" w:color="auto" w:sz="4" w:space="0"/>
              <w:bottom w:val="single" w:color="auto" w:sz="18" w:space="0"/>
              <w:right w:val="single" w:color="auto" w:sz="18" w:space="0"/>
            </w:tcBorders>
            <w:vAlign w:val="center"/>
          </w:tcPr>
          <w:p w14:paraId="207E9DD3">
            <w:pPr>
              <w:pStyle w:val="21"/>
              <w:spacing w:line="0" w:lineRule="atLeast"/>
              <w:ind w:left="360" w:firstLine="0" w:firstLineChars="0"/>
              <w:rPr>
                <w:rFonts w:hint="eastAsia" w:ascii="微软雅黑 Light" w:hAnsi="微软雅黑 Light" w:eastAsia="微软雅黑 Light"/>
                <w:b/>
                <w:sz w:val="22"/>
                <w:szCs w:val="22"/>
              </w:rPr>
            </w:pPr>
          </w:p>
        </w:tc>
      </w:tr>
      <w:tr w14:paraId="146C438B">
        <w:trPr>
          <w:trHeight w:val="435" w:hRule="atLeast"/>
          <w:jc w:val="center"/>
        </w:trPr>
        <w:tc>
          <w:tcPr>
            <w:tcW w:w="5000" w:type="pct"/>
            <w:gridSpan w:val="3"/>
            <w:tcBorders>
              <w:top w:val="single" w:color="auto" w:sz="18" w:space="0"/>
              <w:left w:val="single" w:color="auto" w:sz="18" w:space="0"/>
              <w:bottom w:val="single" w:color="auto" w:sz="18" w:space="0"/>
              <w:right w:val="single" w:color="auto" w:sz="18" w:space="0"/>
            </w:tcBorders>
            <w:shd w:val="clear" w:color="auto" w:fill="CFCECE"/>
            <w:vAlign w:val="center"/>
          </w:tcPr>
          <w:p w14:paraId="30A3BBE6">
            <w:pPr>
              <w:spacing w:line="0" w:lineRule="atLeast"/>
              <w:ind w:firstLine="561" w:firstLineChars="200"/>
              <w:jc w:val="center"/>
              <w:rPr>
                <w:rFonts w:hint="eastAsia" w:ascii="微软雅黑 Light" w:hAnsi="微软雅黑 Light" w:eastAsia="微软雅黑 Light"/>
                <w:b/>
                <w:sz w:val="22"/>
                <w:szCs w:val="22"/>
              </w:rPr>
            </w:pPr>
            <w:r>
              <w:rPr>
                <w:rFonts w:hint="eastAsia" w:ascii="微软雅黑 Light" w:hAnsi="微软雅黑 Light" w:eastAsia="微软雅黑 Light"/>
                <w:b/>
                <w:sz w:val="28"/>
                <w:szCs w:val="22"/>
              </w:rPr>
              <w:t>背景技术</w:t>
            </w:r>
          </w:p>
        </w:tc>
      </w:tr>
      <w:tr w14:paraId="66460C95">
        <w:trPr>
          <w:trHeight w:val="548" w:hRule="atLeast"/>
          <w:jc w:val="center"/>
        </w:trPr>
        <w:tc>
          <w:tcPr>
            <w:tcW w:w="5000" w:type="pct"/>
            <w:gridSpan w:val="3"/>
            <w:tcBorders>
              <w:top w:val="single" w:color="auto" w:sz="18" w:space="0"/>
              <w:left w:val="single" w:color="auto" w:sz="18" w:space="0"/>
              <w:bottom w:val="nil"/>
              <w:right w:val="single" w:color="auto" w:sz="18" w:space="0"/>
            </w:tcBorders>
            <w:vAlign w:val="center"/>
          </w:tcPr>
          <w:p w14:paraId="1867EEEF">
            <w:pPr>
              <w:numPr>
                <w:ilvl w:val="0"/>
                <w:numId w:val="2"/>
              </w:numPr>
              <w:jc w:val="left"/>
              <w:rPr>
                <w:rFonts w:hint="eastAsia" w:ascii="微软雅黑 Light" w:hAnsi="微软雅黑 Light" w:eastAsia="微软雅黑 Light"/>
                <w:sz w:val="22"/>
                <w:szCs w:val="22"/>
              </w:rPr>
            </w:pPr>
            <w:r>
              <w:rPr>
                <w:rFonts w:hint="eastAsia" w:ascii="微软雅黑 Light" w:hAnsi="微软雅黑 Light" w:eastAsia="微软雅黑 Light" w:cs="Arial"/>
                <w:b/>
                <w:sz w:val="24"/>
              </w:rPr>
              <w:t>背景技术</w:t>
            </w:r>
          </w:p>
        </w:tc>
      </w:tr>
      <w:tr w14:paraId="44B4192E">
        <w:trPr>
          <w:trHeight w:val="2534" w:hRule="atLeast"/>
          <w:jc w:val="center"/>
        </w:trPr>
        <w:tc>
          <w:tcPr>
            <w:tcW w:w="1569" w:type="pct"/>
            <w:tcBorders>
              <w:top w:val="dashed" w:color="auto" w:sz="4" w:space="0"/>
              <w:left w:val="single" w:color="auto" w:sz="18" w:space="0"/>
              <w:bottom w:val="single" w:color="auto" w:sz="8" w:space="0"/>
              <w:right w:val="single" w:color="auto" w:sz="8" w:space="0"/>
            </w:tcBorders>
          </w:tcPr>
          <w:p w14:paraId="285D8E17">
            <w:pPr>
              <w:rPr>
                <w:rFonts w:hint="eastAsia" w:ascii="微软雅黑 Light" w:hAnsi="微软雅黑 Light" w:eastAsia="微软雅黑 Light"/>
                <w:bCs/>
                <w:sz w:val="22"/>
                <w:szCs w:val="22"/>
              </w:rPr>
            </w:pPr>
            <w:r>
              <w:rPr>
                <w:rFonts w:hint="eastAsia" w:ascii="微软雅黑 Light" w:hAnsi="微软雅黑 Light" w:eastAsia="微软雅黑 Light"/>
                <w:bCs/>
                <w:sz w:val="22"/>
                <w:szCs w:val="22"/>
              </w:rPr>
              <w:t>尽可能结合业务场景描述本方案所针对的技术问题是什么？</w:t>
            </w:r>
          </w:p>
          <w:p w14:paraId="2820D9A8">
            <w:pPr>
              <w:rPr>
                <w:rFonts w:hint="eastAsia" w:ascii="微软雅黑 Light" w:hAnsi="微软雅黑 Light" w:eastAsia="微软雅黑 Light"/>
                <w:bCs/>
                <w:sz w:val="22"/>
                <w:szCs w:val="22"/>
              </w:rPr>
            </w:pPr>
            <w:r>
              <w:rPr>
                <w:rFonts w:hint="eastAsia" w:ascii="微软雅黑 Light" w:hAnsi="微软雅黑 Light" w:eastAsia="微软雅黑 Light"/>
                <w:bCs/>
                <w:sz w:val="22"/>
                <w:szCs w:val="22"/>
              </w:rPr>
              <w:t>请尽可能多地提供帮助理解本方案的背景信息</w:t>
            </w:r>
          </w:p>
        </w:tc>
        <w:tc>
          <w:tcPr>
            <w:tcW w:w="3431" w:type="pct"/>
            <w:gridSpan w:val="2"/>
            <w:tcBorders>
              <w:top w:val="dashed" w:color="auto" w:sz="4" w:space="0"/>
              <w:left w:val="single" w:color="auto" w:sz="8" w:space="0"/>
              <w:bottom w:val="single" w:color="auto" w:sz="8" w:space="0"/>
              <w:right w:val="single" w:color="auto" w:sz="18" w:space="0"/>
            </w:tcBorders>
          </w:tcPr>
          <w:p w14:paraId="0F4AB895">
            <w:pPr>
              <w:pStyle w:val="21"/>
              <w:spacing w:line="0" w:lineRule="atLeast"/>
              <w:ind w:left="360" w:firstLine="0" w:firstLineChars="0"/>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在 3D Tiles 大规模场景的流式渲染应用中（如数字孪生城市、建筑可视化、房地产虚拟看房），</w:t>
            </w:r>
            <w:r>
              <w:rPr>
                <w:rFonts w:hint="eastAsia" w:ascii="微软雅黑 Light" w:hAnsi="微软雅黑 Light" w:eastAsia="微软雅黑 Light"/>
                <w:b/>
                <w:color w:val="EE0000"/>
                <w:sz w:val="22"/>
                <w:szCs w:val="22"/>
              </w:rPr>
              <w:t>现有技术存在以下问题：</w:t>
            </w:r>
          </w:p>
          <w:p w14:paraId="4097E899">
            <w:pPr>
              <w:pStyle w:val="21"/>
              <w:spacing w:line="0" w:lineRule="atLeast"/>
              <w:ind w:left="360" w:firstLine="0" w:firstLineChars="0"/>
              <w:rPr>
                <w:rFonts w:hint="eastAsia" w:ascii="微软雅黑 Light" w:hAnsi="微软雅黑 Light" w:eastAsia="微软雅黑 Light"/>
                <w:b/>
                <w:sz w:val="22"/>
                <w:szCs w:val="22"/>
              </w:rPr>
            </w:pPr>
          </w:p>
          <w:p w14:paraId="1EC2FF77">
            <w:pPr>
              <w:pStyle w:val="21"/>
              <w:spacing w:line="0" w:lineRule="atLeast"/>
              <w:ind w:left="360" w:firstLine="0" w:firstLineChars="0"/>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xml:space="preserve">1. </w:t>
            </w:r>
            <w:r>
              <w:rPr>
                <w:rFonts w:hint="eastAsia" w:ascii="微软雅黑 Light" w:hAnsi="微软雅黑 Light" w:eastAsia="微软雅黑 Light"/>
                <w:b/>
                <w:color w:val="0070C0"/>
                <w:sz w:val="22"/>
                <w:szCs w:val="22"/>
              </w:rPr>
              <w:t>内存占用过高</w:t>
            </w:r>
            <w:r>
              <w:rPr>
                <w:rFonts w:hint="eastAsia" w:ascii="微软雅黑 Light" w:hAnsi="微软雅黑 Light" w:eastAsia="微软雅黑 Light"/>
                <w:b/>
                <w:sz w:val="22"/>
                <w:szCs w:val="22"/>
              </w:rPr>
              <w:t>：传统的逐级细化加载策略（LOD，Level of Detail）会将所有层级的瓦片数据同时保留在内存中，导致内存占用随场景规模线性增长。在包含数千个瓦片的场景中，内存占用可达 900MB 以上，在移动端或低配设备上容易导致卡顿甚至崩溃。</w:t>
            </w:r>
          </w:p>
          <w:p w14:paraId="39CF2F74">
            <w:pPr>
              <w:pStyle w:val="21"/>
              <w:spacing w:line="0" w:lineRule="atLeast"/>
              <w:ind w:left="360" w:firstLine="0" w:firstLineChars="0"/>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xml:space="preserve">2. </w:t>
            </w:r>
            <w:r>
              <w:rPr>
                <w:rFonts w:hint="eastAsia" w:ascii="微软雅黑 Light" w:hAnsi="微软雅黑 Light" w:eastAsia="微软雅黑 Light"/>
                <w:b/>
                <w:color w:val="0070C0"/>
                <w:sz w:val="22"/>
                <w:szCs w:val="22"/>
              </w:rPr>
              <w:t>加载等待时间长</w:t>
            </w:r>
            <w:r>
              <w:rPr>
                <w:rFonts w:hint="eastAsia" w:ascii="微软雅黑 Light" w:hAnsi="微软雅黑 Light" w:eastAsia="微软雅黑 Light"/>
                <w:b/>
                <w:sz w:val="22"/>
                <w:szCs w:val="22"/>
              </w:rPr>
              <w:t>：现有的被动加载策略仅在用户视角移动到某区域时才开始请求数据，网络延迟导致用户需要等待 2-3 秒才能看到完整场景，用户体验差。</w:t>
            </w:r>
          </w:p>
          <w:p w14:paraId="5C5C49F5">
            <w:pPr>
              <w:pStyle w:val="21"/>
              <w:spacing w:line="0" w:lineRule="atLeast"/>
              <w:ind w:left="360" w:firstLine="0" w:firstLineChars="0"/>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xml:space="preserve">3. </w:t>
            </w:r>
            <w:r>
              <w:rPr>
                <w:rFonts w:hint="eastAsia" w:ascii="微软雅黑 Light" w:hAnsi="微软雅黑 Light" w:eastAsia="微软雅黑 Light"/>
                <w:b/>
                <w:color w:val="0070C0"/>
                <w:sz w:val="22"/>
                <w:szCs w:val="22"/>
              </w:rPr>
              <w:t>LOD 调度策略僵化</w:t>
            </w:r>
            <w:r>
              <w:rPr>
                <w:rFonts w:hint="eastAsia" w:ascii="微软雅黑 Light" w:hAnsi="微软雅黑 Light" w:eastAsia="微软雅黑 Light"/>
                <w:b/>
                <w:sz w:val="22"/>
                <w:szCs w:val="22"/>
              </w:rPr>
              <w:t>：传统方案使用固定的屏幕空间误差（SSE）阈值判断是否细化瓦片，未考虑相机高度、视角方向等动态因素，导致远景或高空俯视时仍加载大量不必要的细节数据。</w:t>
            </w:r>
          </w:p>
          <w:p w14:paraId="5B8E2D85">
            <w:pPr>
              <w:pStyle w:val="21"/>
              <w:spacing w:line="0" w:lineRule="atLeast"/>
              <w:ind w:left="360" w:firstLine="0" w:firstLineChars="0"/>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xml:space="preserve">4. </w:t>
            </w:r>
            <w:r>
              <w:rPr>
                <w:rFonts w:hint="eastAsia" w:ascii="微软雅黑 Light" w:hAnsi="微软雅黑 Light" w:eastAsia="微软雅黑 Light"/>
                <w:b/>
                <w:color w:val="0070C0"/>
                <w:sz w:val="22"/>
                <w:szCs w:val="22"/>
              </w:rPr>
              <w:t>CPU 和 GPU 内存冗余</w:t>
            </w:r>
            <w:r>
              <w:rPr>
                <w:rFonts w:hint="eastAsia" w:ascii="微软雅黑 Light" w:hAnsi="微软雅黑 Light" w:eastAsia="微软雅黑 Light"/>
                <w:b/>
                <w:sz w:val="22"/>
                <w:szCs w:val="22"/>
              </w:rPr>
              <w:t>：现有方案在将几何和纹理数据上传至 GPU 后，仍在 CPU 侧保留完整副本，造成双倍内存占用。虽然这为射线拾取等 CPU 侧计算提供了便利，但在纯可视化场景中属于资源浪费。</w:t>
            </w:r>
          </w:p>
          <w:p w14:paraId="78752845">
            <w:pPr>
              <w:rPr>
                <w:rFonts w:hint="eastAsia" w:ascii="微软雅黑 Light" w:hAnsi="微软雅黑 Light" w:eastAsia="微软雅黑 Light"/>
                <w:color w:val="AEAAAA"/>
                <w:sz w:val="22"/>
                <w:szCs w:val="22"/>
              </w:rPr>
            </w:pPr>
          </w:p>
          <w:p w14:paraId="4196E0EB">
            <w:pPr>
              <w:rPr>
                <w:rFonts w:hint="eastAsia" w:ascii="微软雅黑 Light" w:hAnsi="微软雅黑 Light" w:eastAsia="微软雅黑 Light"/>
                <w:color w:val="AEAAAA"/>
                <w:sz w:val="22"/>
                <w:szCs w:val="22"/>
              </w:rPr>
            </w:pPr>
            <w:ins w:id="0" w:author="kyx" w:date="2026-08-03T16:13:00Z">
              <w:r>
                <w:rPr>
                  <w:rFonts w:hint="eastAsia" w:ascii="微软雅黑 Light" w:hAnsi="微软雅黑 Light" w:eastAsia="微软雅黑 Light"/>
                  <w:sz w:val="22"/>
                  <w:szCs w:val="22"/>
                </w:rPr>
                <w:t>Q1，待确认：</w:t>
              </w:r>
            </w:ins>
            <w:ins w:id="1" w:author="kyx" w:date="2026-08-03T16:14:00Z">
              <w:r>
                <w:rPr>
                  <w:rFonts w:hint="eastAsia" w:ascii="微软雅黑 Light" w:hAnsi="微软雅黑 Light" w:eastAsia="微软雅黑 Light"/>
                  <w:color w:val="AEAAAA"/>
                  <w:sz w:val="22"/>
                  <w:szCs w:val="22"/>
                </w:rPr>
                <w:t>本方案的执行主体是手机等移动端设备，利用该设备加载3D</w:t>
              </w:r>
            </w:ins>
            <w:ins w:id="2" w:author="kyx" w:date="2026-08-03T16:27:00Z">
              <w:r>
                <w:rPr>
                  <w:rFonts w:hint="eastAsia" w:ascii="微软雅黑 Light" w:hAnsi="微软雅黑 Light" w:eastAsia="微软雅黑 Light"/>
                  <w:color w:val="AEAAAA"/>
                  <w:sz w:val="22"/>
                  <w:szCs w:val="22"/>
                </w:rPr>
                <w:t>虚拟</w:t>
              </w:r>
            </w:ins>
            <w:ins w:id="3" w:author="kyx" w:date="2026-08-03T16:14:00Z">
              <w:r>
                <w:rPr>
                  <w:rFonts w:hint="eastAsia" w:ascii="微软雅黑 Light" w:hAnsi="微软雅黑 Light" w:eastAsia="微软雅黑 Light"/>
                  <w:color w:val="AEAAAA"/>
                  <w:sz w:val="22"/>
                  <w:szCs w:val="22"/>
                </w:rPr>
                <w:t>场景，也即一种</w:t>
              </w:r>
            </w:ins>
            <w:ins w:id="4" w:author="kyx" w:date="2026-08-03T16:27:00Z">
              <w:r>
                <w:rPr>
                  <w:rFonts w:hint="eastAsia" w:ascii="微软雅黑 Light" w:hAnsi="微软雅黑 Light" w:eastAsia="微软雅黑 Light"/>
                  <w:color w:val="AEAAAA"/>
                  <w:sz w:val="22"/>
                  <w:szCs w:val="22"/>
                </w:rPr>
                <w:t>3D虚拟场景</w:t>
              </w:r>
            </w:ins>
            <w:ins w:id="5" w:author="kyx" w:date="2026-08-03T16:15:00Z">
              <w:r>
                <w:rPr>
                  <w:rFonts w:hint="eastAsia" w:ascii="微软雅黑 Light" w:hAnsi="微软雅黑 Light" w:eastAsia="微软雅黑 Light"/>
                  <w:color w:val="AEAAAA"/>
                  <w:sz w:val="22"/>
                  <w:szCs w:val="22"/>
                </w:rPr>
                <w:t>的空间数据加载方法，对何时加载空间数据（</w:t>
              </w:r>
            </w:ins>
            <w:ins w:id="6" w:author="kyx" w:date="2026-08-05T07:36:00Z">
              <w:r>
                <w:rPr>
                  <w:rFonts w:hint="eastAsia" w:ascii="微软雅黑 Light" w:hAnsi="微软雅黑 Light" w:eastAsia="微软雅黑 Light"/>
                  <w:color w:val="AEAAAA"/>
                  <w:sz w:val="22"/>
                  <w:szCs w:val="22"/>
                </w:rPr>
                <w:t>也即</w:t>
              </w:r>
            </w:ins>
            <w:ins w:id="7" w:author="kyx" w:date="2026-08-03T16:15:00Z">
              <w:r>
                <w:rPr>
                  <w:rFonts w:hint="eastAsia" w:ascii="微软雅黑 Light" w:hAnsi="微软雅黑 Light" w:eastAsia="微软雅黑 Light"/>
                  <w:color w:val="AEAAAA"/>
                  <w:sz w:val="22"/>
                  <w:szCs w:val="22"/>
                </w:rPr>
                <w:t>瓦片）以及如何加载空间数据进行改进？</w:t>
              </w:r>
            </w:ins>
          </w:p>
          <w:p>
            <w:pPr>
              <w:spacing w:before="60" w:after="60"/>
            </w:pPr>
            <w:r>
              <w:rPr>
                <w:rFonts w:hint="eastAsia" w:ascii="微软雅黑 Light" w:hAnsi="微软雅黑 Light" w:eastAsia="微软雅黑 Light"/>
                <w:b/>
                <w:color w:val="C00000"/>
                <w:sz w:val="21"/>
                <w:szCs w:val="21"/>
              </w:rPr>
              <w:t xml:space="preserve">【答复】</w:t>
            </w:r>
            <w:r>
              <w:rPr>
                <w:rFonts w:hint="eastAsia" w:ascii="微软雅黑 Light" w:hAnsi="微软雅黑 Light" w:eastAsia="微软雅黑 Light"/>
                <w:color w:val="C00000"/>
                <w:sz w:val="21"/>
                <w:szCs w:val="21"/>
              </w:rPr>
              <w:t xml:space="preserve">文档未将执行主体限定为"手机等移动端设备"。文档原文明确写明"两层均运行在客户端(浏览器或桌面应用)"。背景技术中提到移动端仅作为现有方案存在问题的场景举例("在移动端或低配设备上容易导致卡顿甚至崩溃"),并非对本发明执行主体的排他性限定。本方案确实是一种 3D 虚拟场景的空间数据加载方法,且确实对"何时加载"和"如何加载"均做了改进:时域优化层通过世界模型预测解决"何时加载"的问题(提前预加载),空域优化层通过非线性 LOD 调度、跳级加载、用后即卸解决"如何加载"的问题。**发明人补充确认:执行主体支持浏览器、桌面应用、移动端等多形态客户端,也支持纯虚拟场景、AR、VR 等多种场景形态。**</w:t>
            </w:r>
          </w:p>
          <w:p w14:paraId="1C26CA5E">
            <w:pPr>
              <w:rPr>
                <w:rFonts w:hint="eastAsia" w:ascii="微软雅黑 Light" w:hAnsi="微软雅黑 Light" w:eastAsia="微软雅黑 Light"/>
                <w:color w:val="AEAAAA"/>
                <w:sz w:val="22"/>
                <w:szCs w:val="22"/>
                <w:lang w:val="en-US" w:eastAsia="zh-CN"/>
              </w:rPr>
            </w:pPr>
          </w:p>
          <w:p w14:paraId="543F68F8">
            <w:pPr>
              <w:rPr>
                <w:rFonts w:hint="eastAsia" w:ascii="微软雅黑 Light" w:hAnsi="微软雅黑 Light" w:eastAsia="微软雅黑 Light"/>
                <w:color w:val="AEAAAA"/>
                <w:sz w:val="22"/>
                <w:szCs w:val="22"/>
              </w:rPr>
            </w:pPr>
            <w:ins w:id="8" w:author="kyx" w:date="2026-08-03T16:16:00Z">
              <w:r>
                <w:rPr>
                  <w:rFonts w:hint="eastAsia" w:ascii="微软雅黑 Light" w:hAnsi="微软雅黑 Light" w:eastAsia="微软雅黑 Light"/>
                  <w:sz w:val="22"/>
                  <w:szCs w:val="22"/>
                </w:rPr>
                <w:t>Q2，本方案</w:t>
              </w:r>
            </w:ins>
            <w:ins w:id="9" w:author="kyx" w:date="2026-08-05T09:35:00Z">
              <w:r>
                <w:rPr>
                  <w:rFonts w:hint="eastAsia" w:ascii="微软雅黑 Light" w:hAnsi="微软雅黑 Light" w:eastAsia="微软雅黑 Light"/>
                  <w:sz w:val="22"/>
                  <w:szCs w:val="22"/>
                </w:rPr>
                <w:t>能否适用于所有3D虚拟场景的渲染？不仅可</w:t>
              </w:r>
            </w:ins>
            <w:ins w:id="10" w:author="kyx" w:date="2026-08-05T07:38:00Z">
              <w:r>
                <w:rPr>
                  <w:rFonts w:hint="eastAsia" w:ascii="微软雅黑 Light" w:hAnsi="微软雅黑 Light" w:eastAsia="微软雅黑 Light"/>
                  <w:color w:val="AEAAAA"/>
                  <w:sz w:val="22"/>
                  <w:szCs w:val="22"/>
                </w:rPr>
                <w:t>适用于渲染纯可视化的3D虚拟场景？交互的虚拟场景</w:t>
              </w:r>
            </w:ins>
            <w:ins w:id="11" w:author="kyx" w:date="2026-08-05T09:35:00Z">
              <w:r>
                <w:rPr>
                  <w:rFonts w:hint="eastAsia" w:ascii="微软雅黑 Light" w:hAnsi="微软雅黑 Light" w:eastAsia="微软雅黑 Light"/>
                  <w:color w:val="AEAAAA"/>
                  <w:sz w:val="22"/>
                  <w:szCs w:val="22"/>
                </w:rPr>
                <w:t>是否</w:t>
              </w:r>
            </w:ins>
            <w:ins w:id="12" w:author="kyx" w:date="2026-08-05T09:34:00Z">
              <w:r>
                <w:rPr>
                  <w:rFonts w:hint="eastAsia" w:ascii="微软雅黑 Light" w:hAnsi="微软雅黑 Light" w:eastAsia="微软雅黑 Light"/>
                  <w:color w:val="AEAAAA"/>
                  <w:sz w:val="22"/>
                  <w:szCs w:val="22"/>
                </w:rPr>
                <w:t>也</w:t>
              </w:r>
            </w:ins>
            <w:ins w:id="13" w:author="kyx" w:date="2026-08-05T09:35:00Z">
              <w:r>
                <w:rPr>
                  <w:rFonts w:hint="eastAsia" w:ascii="微软雅黑 Light" w:hAnsi="微软雅黑 Light" w:eastAsia="微软雅黑 Light"/>
                  <w:color w:val="AEAAAA"/>
                  <w:sz w:val="22"/>
                  <w:szCs w:val="22"/>
                </w:rPr>
                <w:t>能</w:t>
              </w:r>
            </w:ins>
            <w:ins w:id="14" w:author="kyx" w:date="2026-08-05T07:38:00Z">
              <w:r>
                <w:rPr>
                  <w:rFonts w:hint="eastAsia" w:ascii="微软雅黑 Light" w:hAnsi="微软雅黑 Light" w:eastAsia="微软雅黑 Light"/>
                  <w:color w:val="AEAAAA"/>
                  <w:sz w:val="22"/>
                  <w:szCs w:val="22"/>
                </w:rPr>
                <w:t>适用</w:t>
              </w:r>
            </w:ins>
            <w:ins w:id="15" w:author="kyx" w:date="2026-08-05T09:35:00Z">
              <w:r>
                <w:rPr>
                  <w:rFonts w:hint="eastAsia" w:ascii="微软雅黑 Light" w:hAnsi="微软雅黑 Light" w:eastAsia="微软雅黑 Light"/>
                  <w:color w:val="AEAAAA"/>
                  <w:sz w:val="22"/>
                  <w:szCs w:val="22"/>
                </w:rPr>
                <w:t>本申请的</w:t>
              </w:r>
            </w:ins>
            <w:ins w:id="16" w:author="kyx" w:date="2026-08-05T09:34:00Z">
              <w:r>
                <w:rPr>
                  <w:rFonts w:hint="eastAsia" w:ascii="微软雅黑 Light" w:hAnsi="微软雅黑 Light" w:eastAsia="微软雅黑 Light"/>
                  <w:color w:val="AEAAAA"/>
                  <w:sz w:val="22"/>
                  <w:szCs w:val="22"/>
                </w:rPr>
                <w:t>大多</w:t>
              </w:r>
            </w:ins>
            <w:ins w:id="17" w:author="kyx" w:date="2026-08-05T09:35:00Z">
              <w:r>
                <w:rPr>
                  <w:rFonts w:hint="eastAsia" w:ascii="微软雅黑 Light" w:hAnsi="微软雅黑 Light" w:eastAsia="微软雅黑 Light"/>
                  <w:color w:val="AEAAAA"/>
                  <w:sz w:val="22"/>
                  <w:szCs w:val="22"/>
                </w:rPr>
                <w:t>技术手段</w:t>
              </w:r>
            </w:ins>
            <w:ins w:id="18" w:author="kyx" w:date="2026-08-05T09:34:00Z">
              <w:r>
                <w:rPr>
                  <w:rFonts w:hint="eastAsia" w:ascii="微软雅黑 Light" w:hAnsi="微软雅黑 Light" w:eastAsia="微软雅黑 Light"/>
                  <w:color w:val="AEAAAA"/>
                  <w:sz w:val="22"/>
                  <w:szCs w:val="22"/>
                </w:rPr>
                <w:t>（但用后卸载策略不适用）</w:t>
              </w:r>
            </w:ins>
            <w:ins w:id="19" w:author="kyx" w:date="2026-08-05T07:38:00Z">
              <w:r>
                <w:rPr>
                  <w:rFonts w:hint="eastAsia" w:ascii="微软雅黑 Light" w:hAnsi="微软雅黑 Light" w:eastAsia="微软雅黑 Light"/>
                  <w:color w:val="AEAAAA"/>
                  <w:sz w:val="22"/>
                  <w:szCs w:val="22"/>
                </w:rPr>
                <w:t>？</w:t>
              </w:r>
            </w:ins>
          </w:p>
          <w:p>
            <w:pPr>
              <w:spacing w:before="60" w:after="60"/>
            </w:pPr>
            <w:r>
              <w:rPr>
                <w:rFonts w:hint="eastAsia" w:ascii="微软雅黑 Light" w:hAnsi="微软雅黑 Light" w:eastAsia="微软雅黑 Light"/>
                <w:b/>
                <w:color w:val="C00000"/>
                <w:sz w:val="21"/>
                <w:szCs w:val="21"/>
              </w:rPr>
              <w:t xml:space="preserve">【答复】</w:t>
            </w:r>
            <w:r>
              <w:rPr>
                <w:rFonts w:hint="eastAsia" w:ascii="微软雅黑 Light" w:hAnsi="微软雅黑 Light" w:eastAsia="微软雅黑 Light"/>
                <w:color w:val="C00000"/>
                <w:sz w:val="21"/>
                <w:szCs w:val="21"/>
              </w:rPr>
              <w:t xml:space="preserve">不能适用于所有 3D 虚拟场景。文档在 7.1.4 节明确限定了"用后即卸策略"仅适用于纯可视化渲染场景(建筑漫游展示、城市规划可视化、房地产虚拟看房、文物数字化展示),不适用于交互式编辑(BIM、CAD)、物理模拟(游戏、仿真)、几何分析(体积计算、空间查询)等场景。**发明人已确认:除用后即卸策略外的其余三个技术手段(轨迹预测与优先级计算、非线性 LOD 调度、跳级加载策略)同样适用于交互式虚拟场景**——它们不依赖 CPU 侧几何数据的可释放性,仅"用后即卸"因释放 CPU 几何数据会破坏射线拾取、编辑等功能而不适用(与文档 7.1.4 的限定一致)。文档亦明确"四个策略可独立或组合使用,支持根据应用场景需求灵活配置"。</w:t>
            </w:r>
          </w:p>
          <w:p w14:paraId="1FAAC484">
            <w:pPr>
              <w:rPr>
                <w:rFonts w:hint="eastAsia" w:ascii="微软雅黑 Light" w:hAnsi="微软雅黑 Light" w:eastAsia="微软雅黑 Light"/>
                <w:color w:val="AEAAAA"/>
                <w:sz w:val="22"/>
                <w:szCs w:val="22"/>
              </w:rPr>
            </w:pPr>
            <w:ins w:id="20" w:author="kyx" w:date="2026-08-03T17:17:00Z">
              <w:r>
                <w:rPr>
                  <w:rFonts w:hint="eastAsia" w:ascii="微软雅黑 Light" w:hAnsi="微软雅黑 Light" w:eastAsia="微软雅黑 Light"/>
                  <w:color w:val="AEAAAA"/>
                  <w:sz w:val="22"/>
                  <w:szCs w:val="22"/>
                </w:rPr>
                <w:t>Q3，待加载</w:t>
              </w:r>
            </w:ins>
            <w:ins w:id="21" w:author="kyx" w:date="2026-08-05T07:39:00Z">
              <w:r>
                <w:rPr>
                  <w:rFonts w:hint="eastAsia" w:ascii="微软雅黑 Light" w:hAnsi="微软雅黑 Light" w:eastAsia="微软雅黑 Light"/>
                  <w:color w:val="AEAAAA"/>
                  <w:sz w:val="22"/>
                  <w:szCs w:val="22"/>
                </w:rPr>
                <w:t>的</w:t>
              </w:r>
            </w:ins>
            <w:ins w:id="22" w:author="kyx" w:date="2026-08-03T17:17:00Z">
              <w:r>
                <w:rPr>
                  <w:rFonts w:hint="eastAsia" w:ascii="微软雅黑 Light" w:hAnsi="微软雅黑 Light" w:eastAsia="微软雅黑 Light"/>
                  <w:color w:val="AEAAAA"/>
                  <w:sz w:val="22"/>
                  <w:szCs w:val="22"/>
                </w:rPr>
                <w:t>3D场景</w:t>
              </w:r>
            </w:ins>
            <w:ins w:id="23" w:author="kyx" w:date="2026-08-05T07:39:00Z">
              <w:r>
                <w:rPr>
                  <w:rFonts w:hint="eastAsia" w:ascii="微软雅黑 Light" w:hAnsi="微软雅黑 Light" w:eastAsia="微软雅黑 Light"/>
                  <w:color w:val="AEAAAA"/>
                  <w:sz w:val="22"/>
                  <w:szCs w:val="22"/>
                </w:rPr>
                <w:t>是由用户指定的还是如何确认的，我们会加载3D场景中</w:t>
              </w:r>
            </w:ins>
            <w:ins w:id="24" w:author="kyx" w:date="2026-08-05T07:57:00Z">
              <w:r>
                <w:rPr>
                  <w:rFonts w:hint="eastAsia" w:ascii="微软雅黑 Light" w:hAnsi="微软雅黑 Light" w:eastAsia="微软雅黑 Light"/>
                  <w:color w:val="AEAAAA"/>
                  <w:sz w:val="22"/>
                  <w:szCs w:val="22"/>
                </w:rPr>
                <w:t>位于用户当前视锥体内的</w:t>
              </w:r>
            </w:ins>
            <w:ins w:id="25" w:author="kyx" w:date="2026-08-05T07:58:00Z">
              <w:r>
                <w:rPr>
                  <w:rFonts w:hint="eastAsia" w:ascii="微软雅黑 Light" w:hAnsi="微软雅黑 Light" w:eastAsia="微软雅黑 Light"/>
                  <w:color w:val="AEAAAA"/>
                  <w:sz w:val="22"/>
                  <w:szCs w:val="22"/>
                </w:rPr>
                <w:t>部分场景</w:t>
              </w:r>
            </w:ins>
            <w:ins w:id="26" w:author="kyx" w:date="2026-08-05T07:40:00Z">
              <w:r>
                <w:rPr>
                  <w:rFonts w:hint="eastAsia" w:ascii="微软雅黑 Light" w:hAnsi="微软雅黑 Light" w:eastAsia="微软雅黑 Light"/>
                  <w:color w:val="AEAAAA"/>
                  <w:sz w:val="22"/>
                  <w:szCs w:val="22"/>
                </w:rPr>
                <w:t>对象的空间数据？</w:t>
              </w:r>
            </w:ins>
            <w:ins w:id="27" w:author="kyx" w:date="2026-08-05T07:58:00Z">
              <w:r>
                <w:rPr>
                  <w:rFonts w:hint="eastAsia" w:ascii="微软雅黑 Light" w:hAnsi="微软雅黑 Light" w:eastAsia="微软雅黑 Light"/>
                  <w:color w:val="AEAAAA"/>
                  <w:sz w:val="22"/>
                  <w:szCs w:val="22"/>
                </w:rPr>
                <w:t>对于每个对象的空间数据，都采用本申请的方式进行加载？</w:t>
              </w:r>
            </w:ins>
            <w:ins w:id="28" w:author="kyx" w:date="2026-08-05T07:39:00Z">
              <w:r>
                <w:rPr>
                  <w:rFonts w:hint="eastAsia" w:ascii="微软雅黑 Light" w:hAnsi="微软雅黑 Light" w:eastAsia="微软雅黑 Light"/>
                  <w:color w:val="AEAAAA"/>
                  <w:sz w:val="22"/>
                  <w:szCs w:val="22"/>
                </w:rPr>
                <w:t xml:space="preserve"> </w:t>
              </w:r>
            </w:ins>
          </w:p>
          <w:p>
            <w:pPr>
              <w:spacing w:before="60" w:after="60"/>
            </w:pPr>
            <w:r>
              <w:rPr>
                <w:rFonts w:hint="eastAsia" w:ascii="微软雅黑 Light" w:hAnsi="微软雅黑 Light" w:eastAsia="微软雅黑 Light"/>
                <w:b/>
                <w:color w:val="C00000"/>
                <w:sz w:val="21"/>
                <w:szCs w:val="21"/>
              </w:rPr>
              <w:t xml:space="preserve">【答复】</w:t>
            </w:r>
            <w:r>
              <w:rPr>
                <w:rFonts w:hint="eastAsia" w:ascii="微软雅黑 Light" w:hAnsi="微软雅黑 Light" w:eastAsia="微软雅黑 Light"/>
                <w:color w:val="C00000"/>
                <w:sz w:val="21"/>
                <w:szCs w:val="21"/>
              </w:rPr>
              <w:t xml:space="preserve">**发明人澄清:待加载的 3D 场景由用户或应用配置指定**——用户或应用配置传入 3D Tiles 场景地址(如 tileset.json 的 URL),系统加载该场景的瓦片树元数据;实际的空间数据(瓦片内容文件)按"视锥体 + 预加载策略"按需获取,而非一次性加载全部数据。空域优化层确实作用于"当前视锥体内的空间数据"(文档原文"对当前视锥体内的空间数据进行非线性 LOD 调度、跳级加载和内存优化"),因此本方案加载的是视锥体内部分场景对象(以瓦片为单位)的空间数据。文档将瓦片作为加载和调度的基本单位,所有视锥体内的瓦片均需经过 LOD 调度(SSE 判定、跳级判定);对预加载阶段,仅对按优先级排序选出的前 K 个瓦片进行预加载(文档 7.1.1 节:"系统按 Priority 从高到低排序,选择前 K 个瓦片进行预加载")。</w:t>
            </w:r>
          </w:p>
          <w:p w14:paraId="65CFE4C5">
            <w:pPr>
              <w:rPr>
                <w:ins w:id="29" w:author="kyx" w:date="2026-08-03T17:40:00Z"/>
                <w:rFonts w:hint="eastAsia" w:ascii="微软雅黑 Light" w:hAnsi="微软雅黑 Light" w:eastAsia="微软雅黑 Light"/>
                <w:color w:val="AEAAAA"/>
                <w:sz w:val="22"/>
                <w:szCs w:val="22"/>
              </w:rPr>
            </w:pPr>
            <w:ins w:id="30" w:author="kyx" w:date="2026-08-03T17:39:00Z">
              <w:r>
                <w:rPr>
                  <w:rFonts w:hint="eastAsia" w:ascii="微软雅黑 Light" w:hAnsi="微软雅黑 Light" w:eastAsia="微软雅黑 Light"/>
                  <w:color w:val="AEAAAA"/>
                  <w:sz w:val="22"/>
                  <w:szCs w:val="22"/>
                </w:rPr>
                <w:t>Q4，</w:t>
              </w:r>
            </w:ins>
            <w:ins w:id="31" w:author="kyx" w:date="2026-08-05T07:54:00Z">
              <w:r>
                <w:rPr>
                  <w:rFonts w:hint="eastAsia" w:ascii="微软雅黑 Light" w:hAnsi="微软雅黑 Light" w:eastAsia="微软雅黑 Light"/>
                  <w:color w:val="AEAAAA"/>
                  <w:sz w:val="22"/>
                  <w:szCs w:val="22"/>
                </w:rPr>
                <w:t>本申请题目是</w:t>
              </w:r>
            </w:ins>
            <w:ins w:id="32" w:author="kyx" w:date="2026-08-03T17:39:00Z">
              <w:r>
                <w:rPr>
                  <w:rFonts w:hint="eastAsia" w:ascii="微软雅黑 Light" w:hAnsi="微软雅黑 Light" w:eastAsia="微软雅黑 Light"/>
                  <w:color w:val="AEAAAA"/>
                  <w:sz w:val="22"/>
                  <w:szCs w:val="22"/>
                </w:rPr>
                <w:t>“</w:t>
              </w:r>
            </w:ins>
            <w:ins w:id="33" w:author="kyx" w:date="2026-08-03T17:39:00Z">
              <w:r>
                <w:rPr>
                  <w:rFonts w:hint="eastAsia" w:ascii="微软雅黑 Light" w:hAnsi="微软雅黑 Light" w:eastAsia="微软雅黑 Light"/>
                  <w:color w:val="7F7F7F"/>
                  <w:sz w:val="22"/>
                  <w:szCs w:val="22"/>
                </w:rPr>
                <w:t>基于世界模型预测的 3D 空间数据协同加载与非线性 LOD 调度方法</w:t>
              </w:r>
            </w:ins>
            <w:ins w:id="34" w:author="kyx" w:date="2026-08-03T17:39:00Z">
              <w:r>
                <w:rPr>
                  <w:rFonts w:hint="eastAsia" w:ascii="微软雅黑 Light" w:hAnsi="微软雅黑 Light" w:eastAsia="微软雅黑 Light"/>
                  <w:color w:val="AEAAAA"/>
                  <w:sz w:val="22"/>
                  <w:szCs w:val="22"/>
                </w:rPr>
                <w:t>”，世界模型具体是指什么（后文只提及了卡尔曼滤波、马尔可夫链、神经网络三种模型）？</w:t>
              </w:r>
            </w:ins>
          </w:p>
          <w:p>
            <w:pPr>
              <w:spacing w:before="60" w:after="60"/>
            </w:pPr>
            <w:r>
              <w:rPr>
                <w:rFonts w:hint="eastAsia" w:ascii="微软雅黑 Light" w:hAnsi="微软雅黑 Light" w:eastAsia="微软雅黑 Light"/>
                <w:b/>
                <w:color w:val="C00000"/>
                <w:sz w:val="21"/>
                <w:szCs w:val="21"/>
              </w:rPr>
              <w:t xml:space="preserve">【答复】</w:t>
            </w:r>
            <w:r>
              <w:rPr>
                <w:rFonts w:hint="eastAsia" w:ascii="微软雅黑 Light" w:hAnsi="微软雅黑 Light" w:eastAsia="微软雅黑 Light"/>
                <w:color w:val="C00000"/>
                <w:sz w:val="21"/>
                <w:szCs w:val="21"/>
              </w:rPr>
              <w:t xml:space="preserve">(1)关于"世界模型":文档未对"世界模型"给出独立的显式定义。从文档 7.1.1 节标题"基于世界模型的轨迹预测与优先级计算"及内容来看,卡尔曼滤波、马尔可夫链、神经网络三种模型共同构成了该世界模型的具体实现,即世界模型 = 短时+中时+长时三层预测模型的融合体,其作用是"预测未来时刻的数据需求"。此为推断,文档中无对此术语的独立定义段落。**发明人确认:建议修改题目术语,将"世界模型"改为"基于用户行为预测的 3D 空间数据协同加载与非线性 LOD 调度方法及系统",以避免与学术界的 World Model 概念混淆,便于审查与检索。**(2)"非线性 LOD 调度方法"的目的确实是确定待加载瓦片应当加载到哪个 LOD 层级——文档通过雾化函数+高度自适应+地平线感知动态调整 SSE 阈值,再结合跳级判定公式决定是否跳过中间层级,即决定每个瓦片加载到哪个层级。(3)关于两者关联及先后顺序:文档 7.2 节系统执行流程给出了明确顺序——先由时域优化层的轨迹预测模块运行三层模型输出融合概率分布,计算优先级并预加载瓦片到缓存池(步骤 2-4),再对当前视锥体内瓦片执行 LOD 调度(步骤 5-6),即先预测后调度。但两者并非严格的串行依赖:时域优化层处理的是"未来可能需要的瓦片"的预加载,空域优化层处理的是"当前视锥体内瓦片"的层级选择与加载,两者面向不同时间维度的数据,通过瓦片缓存池异步交互。(4)关于 LOD 调度是否属于协同加载流程中的一个步骤:LOD 调度可视为空域优化层内部的一个步骤,属于整个"3D 空间数据协同加载"方法中空域维度的核心环节。"协同"指时域(预测预加载)和空域(LOD 调度+跳级+释放)两个维度的协同工作。</w:t>
            </w:r>
          </w:p>
          <w:p w14:paraId="7541CE4C">
            <w:pPr>
              <w:rPr>
                <w:rFonts w:hint="eastAsia" w:ascii="微软雅黑 Light" w:hAnsi="微软雅黑 Light" w:eastAsia="微软雅黑 Light"/>
                <w:color w:val="AEAAAA"/>
                <w:sz w:val="22"/>
                <w:szCs w:val="22"/>
              </w:rPr>
            </w:pPr>
            <w:ins w:id="35" w:author="kyx" w:date="2026-08-05T07:54:00Z">
              <w:r>
                <w:rPr>
                  <w:rFonts w:hint="eastAsia" w:ascii="微软雅黑 Light" w:hAnsi="微软雅黑 Light" w:eastAsia="微软雅黑 Light"/>
                  <w:color w:val="7F7F7F"/>
                  <w:sz w:val="22"/>
                  <w:szCs w:val="22"/>
                </w:rPr>
                <w:t>“</w:t>
              </w:r>
            </w:ins>
            <w:ins w:id="36" w:author="kyx" w:date="2026-08-03T17:40:00Z">
              <w:r>
                <w:rPr>
                  <w:rFonts w:hint="eastAsia" w:ascii="微软雅黑 Light" w:hAnsi="微软雅黑 Light" w:eastAsia="微软雅黑 Light"/>
                  <w:color w:val="7F7F7F"/>
                  <w:sz w:val="22"/>
                  <w:szCs w:val="22"/>
                </w:rPr>
                <w:t>非线性 LOD 调度方法</w:t>
              </w:r>
            </w:ins>
            <w:ins w:id="37" w:author="kyx" w:date="2026-08-05T07:54:00Z">
              <w:r>
                <w:rPr>
                  <w:rFonts w:hint="eastAsia" w:ascii="微软雅黑 Light" w:hAnsi="微软雅黑 Light" w:eastAsia="微软雅黑 Light"/>
                  <w:color w:val="7F7F7F"/>
                  <w:sz w:val="22"/>
                  <w:szCs w:val="22"/>
                </w:rPr>
                <w:t>”</w:t>
              </w:r>
            </w:ins>
            <w:ins w:id="38" w:author="kyx" w:date="2026-08-03T17:40:00Z">
              <w:r>
                <w:rPr>
                  <w:rFonts w:hint="eastAsia" w:ascii="微软雅黑 Light" w:hAnsi="微软雅黑 Light" w:eastAsia="微软雅黑 Light"/>
                  <w:color w:val="7F7F7F"/>
                  <w:sz w:val="22"/>
                  <w:szCs w:val="22"/>
                </w:rPr>
                <w:t>的</w:t>
              </w:r>
            </w:ins>
            <w:ins w:id="39" w:author="kyx" w:date="2026-08-05T07:56:00Z">
              <w:r>
                <w:rPr>
                  <w:rFonts w:hint="eastAsia" w:ascii="微软雅黑 Light" w:hAnsi="微软雅黑 Light" w:eastAsia="微软雅黑 Light"/>
                  <w:color w:val="7F7F7F"/>
                  <w:sz w:val="22"/>
                  <w:szCs w:val="22"/>
                </w:rPr>
                <w:t>目的</w:t>
              </w:r>
            </w:ins>
            <w:ins w:id="40" w:author="kyx" w:date="2026-08-03T17:40:00Z">
              <w:r>
                <w:rPr>
                  <w:rFonts w:hint="eastAsia" w:ascii="微软雅黑 Light" w:hAnsi="微软雅黑 Light" w:eastAsia="微软雅黑 Light"/>
                  <w:color w:val="7F7F7F"/>
                  <w:sz w:val="22"/>
                  <w:szCs w:val="22"/>
                </w:rPr>
                <w:t>是</w:t>
              </w:r>
            </w:ins>
            <w:ins w:id="41" w:author="kyx" w:date="2026-08-05T07:50:00Z">
              <w:r>
                <w:rPr>
                  <w:rFonts w:hint="eastAsia" w:ascii="微软雅黑 Light" w:hAnsi="微软雅黑 Light" w:eastAsia="微软雅黑 Light"/>
                  <w:color w:val="7F7F7F"/>
                  <w:sz w:val="22"/>
                  <w:szCs w:val="22"/>
                </w:rPr>
                <w:t>确定</w:t>
              </w:r>
            </w:ins>
            <w:ins w:id="42" w:author="kyx" w:date="2026-08-05T07:56:00Z">
              <w:r>
                <w:rPr>
                  <w:rFonts w:hint="eastAsia" w:ascii="微软雅黑 Light" w:hAnsi="微软雅黑 Light" w:eastAsia="微软雅黑 Light"/>
                  <w:color w:val="7F7F7F"/>
                  <w:sz w:val="22"/>
                  <w:szCs w:val="22"/>
                </w:rPr>
                <w:t>待</w:t>
              </w:r>
            </w:ins>
            <w:ins w:id="43" w:author="kyx" w:date="2026-08-05T07:50:00Z">
              <w:r>
                <w:rPr>
                  <w:rFonts w:hint="eastAsia" w:ascii="微软雅黑 Light" w:hAnsi="微软雅黑 Light" w:eastAsia="微软雅黑 Light"/>
                  <w:color w:val="7F7F7F"/>
                  <w:sz w:val="22"/>
                  <w:szCs w:val="22"/>
                </w:rPr>
                <w:t>加载</w:t>
              </w:r>
            </w:ins>
            <w:ins w:id="44" w:author="kyx" w:date="2026-08-05T07:56:00Z">
              <w:r>
                <w:rPr>
                  <w:rFonts w:hint="eastAsia" w:ascii="微软雅黑 Light" w:hAnsi="微软雅黑 Light" w:eastAsia="微软雅黑 Light"/>
                  <w:color w:val="7F7F7F"/>
                  <w:sz w:val="22"/>
                  <w:szCs w:val="22"/>
                </w:rPr>
                <w:t>场景</w:t>
              </w:r>
            </w:ins>
            <w:ins w:id="45" w:author="kyx" w:date="2026-08-05T07:57:00Z">
              <w:r>
                <w:rPr>
                  <w:rFonts w:hint="eastAsia" w:ascii="微软雅黑 Light" w:hAnsi="微软雅黑 Light" w:eastAsia="微软雅黑 Light"/>
                  <w:color w:val="7F7F7F"/>
                  <w:sz w:val="22"/>
                  <w:szCs w:val="22"/>
                </w:rPr>
                <w:t>中</w:t>
              </w:r>
            </w:ins>
            <w:ins w:id="46" w:author="kyx" w:date="2026-08-05T07:50:00Z">
              <w:r>
                <w:rPr>
                  <w:rFonts w:hint="eastAsia" w:ascii="微软雅黑 Light" w:hAnsi="微软雅黑 Light" w:eastAsia="微软雅黑 Light"/>
                  <w:color w:val="7F7F7F"/>
                  <w:sz w:val="22"/>
                  <w:szCs w:val="22"/>
                </w:rPr>
                <w:t>瓦片的哪个层级的空间数据</w:t>
              </w:r>
            </w:ins>
            <w:ins w:id="47" w:author="kyx" w:date="2026-08-05T07:51:00Z">
              <w:r>
                <w:rPr>
                  <w:rFonts w:hint="eastAsia" w:ascii="微软雅黑 Light" w:hAnsi="微软雅黑 Light" w:eastAsia="微软雅黑 Light"/>
                  <w:color w:val="7F7F7F"/>
                  <w:sz w:val="22"/>
                  <w:szCs w:val="22"/>
                </w:rPr>
                <w:t>么</w:t>
              </w:r>
            </w:ins>
            <w:ins w:id="48" w:author="kyx" w:date="2026-08-03T17:40:00Z">
              <w:r>
                <w:rPr>
                  <w:rFonts w:hint="eastAsia" w:ascii="微软雅黑 Light" w:hAnsi="微软雅黑 Light" w:eastAsia="微软雅黑 Light"/>
                  <w:color w:val="7F7F7F"/>
                  <w:sz w:val="22"/>
                  <w:szCs w:val="22"/>
                </w:rPr>
                <w:t>？</w:t>
              </w:r>
            </w:ins>
            <w:ins w:id="49" w:author="kyx" w:date="2026-08-05T07:52:00Z">
              <w:r>
                <w:rPr>
                  <w:rFonts w:hint="eastAsia" w:ascii="微软雅黑 Light" w:hAnsi="微软雅黑 Light" w:eastAsia="微软雅黑 Light"/>
                  <w:color w:val="7F7F7F"/>
                  <w:sz w:val="22"/>
                  <w:szCs w:val="22"/>
                </w:rPr>
                <w:t>其</w:t>
              </w:r>
            </w:ins>
            <w:ins w:id="50" w:author="kyx" w:date="2026-08-05T07:53:00Z">
              <w:r>
                <w:rPr>
                  <w:rFonts w:hint="eastAsia" w:ascii="微软雅黑 Light" w:hAnsi="微软雅黑 Light" w:eastAsia="微软雅黑 Light"/>
                  <w:color w:val="7F7F7F"/>
                  <w:sz w:val="22"/>
                  <w:szCs w:val="22"/>
                </w:rPr>
                <w:t>与</w:t>
              </w:r>
            </w:ins>
            <w:ins w:id="51" w:author="kyx" w:date="2026-08-05T07:51:00Z">
              <w:r>
                <w:rPr>
                  <w:rFonts w:hint="eastAsia" w:ascii="微软雅黑 Light" w:hAnsi="微软雅黑 Light" w:eastAsia="微软雅黑 Light"/>
                  <w:color w:val="7F7F7F"/>
                  <w:sz w:val="22"/>
                  <w:szCs w:val="22"/>
                </w:rPr>
                <w:t>“基于世界模型预测的 3D 空间数据协同加载”</w:t>
              </w:r>
            </w:ins>
            <w:ins w:id="52" w:author="kyx" w:date="2026-08-03T17:40:00Z">
              <w:r>
                <w:rPr>
                  <w:rFonts w:hint="eastAsia" w:ascii="微软雅黑 Light" w:hAnsi="微软雅黑 Light" w:eastAsia="微软雅黑 Light"/>
                  <w:color w:val="7F7F7F"/>
                  <w:sz w:val="22"/>
                  <w:szCs w:val="22"/>
                </w:rPr>
                <w:t>的关联及先后顺序是？</w:t>
              </w:r>
            </w:ins>
            <w:ins w:id="53" w:author="kyx" w:date="2026-08-05T07:53:00Z">
              <w:r>
                <w:rPr>
                  <w:rFonts w:hint="eastAsia" w:ascii="微软雅黑 Light" w:hAnsi="微软雅黑 Light" w:eastAsia="微软雅黑 Light"/>
                  <w:color w:val="7F7F7F"/>
                  <w:sz w:val="22"/>
                  <w:szCs w:val="22"/>
                </w:rPr>
                <w:t>应该先LOD调度，才基于调度结果加载相应3D空间数据吧？或者可视为该</w:t>
              </w:r>
            </w:ins>
            <w:ins w:id="54" w:author="kyx" w:date="2026-08-05T07:54:00Z">
              <w:r>
                <w:rPr>
                  <w:rFonts w:hint="eastAsia" w:ascii="微软雅黑 Light" w:hAnsi="微软雅黑 Light" w:eastAsia="微软雅黑 Light"/>
                  <w:color w:val="7F7F7F"/>
                  <w:sz w:val="22"/>
                  <w:szCs w:val="22"/>
                </w:rPr>
                <w:t>调度属于3D空间数据协同加载流程中的一个步骤？</w:t>
              </w:r>
            </w:ins>
          </w:p>
          <w:p w14:paraId="78942B59">
            <w:pPr>
              <w:rPr>
                <w:rFonts w:hint="eastAsia" w:ascii="微软雅黑 Light" w:hAnsi="微软雅黑 Light" w:eastAsia="微软雅黑 Light"/>
                <w:color w:val="AEAAAA"/>
                <w:sz w:val="22"/>
                <w:szCs w:val="22"/>
              </w:rPr>
            </w:pPr>
          </w:p>
          <w:p w14:paraId="674FEB58">
            <w:pPr>
              <w:rPr>
                <w:rFonts w:hint="eastAsia" w:ascii="微软雅黑 Light" w:hAnsi="微软雅黑 Light" w:eastAsia="微软雅黑 Light"/>
                <w:color w:val="AEAAAA"/>
                <w:sz w:val="22"/>
                <w:szCs w:val="22"/>
              </w:rPr>
            </w:pPr>
          </w:p>
          <w:p w14:paraId="00046C1C">
            <w:pPr>
              <w:rPr>
                <w:rFonts w:hint="eastAsia" w:ascii="微软雅黑 Light" w:hAnsi="微软雅黑 Light" w:eastAsia="微软雅黑 Light"/>
                <w:color w:val="AEAAAA"/>
                <w:sz w:val="22"/>
                <w:szCs w:val="22"/>
              </w:rPr>
            </w:pPr>
          </w:p>
        </w:tc>
      </w:tr>
      <w:tr w14:paraId="6FDFD66D">
        <w:trPr>
          <w:trHeight w:val="505" w:hRule="atLeast"/>
          <w:jc w:val="center"/>
        </w:trPr>
        <w:tc>
          <w:tcPr>
            <w:tcW w:w="5000" w:type="pct"/>
            <w:gridSpan w:val="3"/>
            <w:tcBorders>
              <w:top w:val="single" w:color="auto" w:sz="18" w:space="0"/>
              <w:left w:val="single" w:color="auto" w:sz="18" w:space="0"/>
              <w:bottom w:val="single" w:color="auto" w:sz="18" w:space="0"/>
              <w:right w:val="single" w:color="auto" w:sz="18" w:space="0"/>
            </w:tcBorders>
            <w:shd w:val="clear" w:color="auto" w:fill="D0CECE"/>
            <w:vAlign w:val="center"/>
          </w:tcPr>
          <w:p w14:paraId="4C36DD97">
            <w:pPr>
              <w:spacing w:line="0" w:lineRule="atLeast"/>
              <w:ind w:firstLine="561" w:firstLineChars="200"/>
              <w:jc w:val="center"/>
              <w:rPr>
                <w:rFonts w:hint="eastAsia" w:ascii="微软雅黑 Light" w:hAnsi="微软雅黑 Light" w:eastAsia="微软雅黑 Light"/>
                <w:b/>
                <w:sz w:val="28"/>
                <w:szCs w:val="22"/>
              </w:rPr>
            </w:pPr>
            <w:bookmarkStart w:id="0" w:name="_Hlk162866830"/>
            <w:r>
              <w:rPr>
                <w:rFonts w:hint="eastAsia" w:ascii="微软雅黑 Light" w:hAnsi="微软雅黑 Light" w:eastAsia="微软雅黑 Light"/>
                <w:b/>
                <w:sz w:val="28"/>
                <w:szCs w:val="22"/>
              </w:rPr>
              <w:t>技术方案</w:t>
            </w:r>
          </w:p>
        </w:tc>
      </w:tr>
      <w:bookmarkEnd w:id="0"/>
      <w:tr w14:paraId="0C91064D">
        <w:trPr>
          <w:trHeight w:val="505" w:hRule="atLeast"/>
          <w:jc w:val="center"/>
        </w:trPr>
        <w:tc>
          <w:tcPr>
            <w:tcW w:w="5000" w:type="pct"/>
            <w:gridSpan w:val="3"/>
            <w:tcBorders>
              <w:top w:val="single" w:color="auto" w:sz="18" w:space="0"/>
              <w:left w:val="single" w:color="auto" w:sz="18" w:space="0"/>
              <w:bottom w:val="single" w:color="auto" w:sz="12" w:space="0"/>
              <w:right w:val="single" w:color="auto" w:sz="18" w:space="0"/>
            </w:tcBorders>
            <w:vAlign w:val="center"/>
          </w:tcPr>
          <w:p w14:paraId="7931F500">
            <w:pPr>
              <w:pStyle w:val="21"/>
              <w:numPr>
                <w:ilvl w:val="0"/>
                <w:numId w:val="2"/>
              </w:numPr>
              <w:spacing w:line="0" w:lineRule="atLeast"/>
              <w:ind w:firstLineChars="0"/>
              <w:rPr>
                <w:rFonts w:hint="eastAsia" w:ascii="微软雅黑 Light" w:hAnsi="微软雅黑 Light" w:eastAsia="微软雅黑 Light" w:cs="Arial"/>
                <w:b/>
                <w:sz w:val="22"/>
                <w:szCs w:val="22"/>
                <w:lang w:eastAsia="zh-TW"/>
              </w:rPr>
            </w:pPr>
            <w:r>
              <w:rPr>
                <w:rFonts w:ascii="微软雅黑 Light" w:hAnsi="微软雅黑 Light" w:eastAsia="微软雅黑 Light" w:cs="Arial"/>
                <w:b/>
                <w:sz w:val="24"/>
              </w:rPr>
              <w:t>提炼创新点</w:t>
            </w:r>
          </w:p>
        </w:tc>
      </w:tr>
      <w:tr w14:paraId="02518626">
        <w:trPr>
          <w:trHeight w:val="8668" w:hRule="atLeast"/>
          <w:jc w:val="center"/>
        </w:trPr>
        <w:tc>
          <w:tcPr>
            <w:tcW w:w="1569" w:type="pct"/>
            <w:tcBorders>
              <w:top w:val="single" w:color="auto" w:sz="12" w:space="0"/>
              <w:left w:val="single" w:color="auto" w:sz="18" w:space="0"/>
              <w:bottom w:val="single" w:color="auto" w:sz="8" w:space="0"/>
              <w:right w:val="single" w:color="auto" w:sz="8" w:space="0"/>
            </w:tcBorders>
          </w:tcPr>
          <w:p w14:paraId="32AB70D8">
            <w:pPr>
              <w:spacing w:line="0" w:lineRule="atLeast"/>
              <w:rPr>
                <w:rFonts w:hint="eastAsia" w:ascii="微软雅黑 Light" w:hAnsi="微软雅黑 Light" w:eastAsia="微软雅黑 Light"/>
                <w:color w:val="000000"/>
                <w:sz w:val="22"/>
                <w:szCs w:val="22"/>
              </w:rPr>
            </w:pPr>
            <w:r>
              <w:rPr>
                <w:rFonts w:hint="eastAsia" w:ascii="微软雅黑 Light" w:hAnsi="微软雅黑 Light" w:eastAsia="微软雅黑 Light"/>
                <w:color w:val="000000"/>
                <w:sz w:val="22"/>
                <w:szCs w:val="22"/>
              </w:rPr>
              <w:t>本方案创新点及技术效果</w:t>
            </w:r>
            <w:r>
              <w:rPr>
                <w:rFonts w:hint="eastAsia" w:ascii="微软雅黑 Light" w:hAnsi="微软雅黑 Light" w:eastAsia="微软雅黑 Light"/>
                <w:b/>
                <w:color w:val="000000"/>
                <w:sz w:val="22"/>
                <w:szCs w:val="22"/>
              </w:rPr>
              <w:t>概述</w:t>
            </w:r>
            <w:r>
              <w:rPr>
                <w:rFonts w:hint="eastAsia" w:ascii="微软雅黑 Light" w:hAnsi="微软雅黑 Light" w:eastAsia="微软雅黑 Light"/>
                <w:color w:val="000000"/>
                <w:sz w:val="22"/>
                <w:szCs w:val="22"/>
              </w:rPr>
              <w:t>（</w:t>
            </w:r>
            <w:r>
              <w:rPr>
                <w:rFonts w:ascii="微软雅黑 Light" w:hAnsi="微软雅黑 Light" w:eastAsia="微软雅黑 Light"/>
                <w:color w:val="000000"/>
                <w:sz w:val="22"/>
                <w:szCs w:val="22"/>
              </w:rPr>
              <w:t>500</w:t>
            </w:r>
            <w:r>
              <w:rPr>
                <w:rFonts w:hint="eastAsia" w:ascii="微软雅黑 Light" w:hAnsi="微软雅黑 Light" w:eastAsia="微软雅黑 Light"/>
                <w:color w:val="000000"/>
                <w:sz w:val="22"/>
                <w:szCs w:val="22"/>
              </w:rPr>
              <w:t>字以内）</w:t>
            </w:r>
          </w:p>
        </w:tc>
        <w:tc>
          <w:tcPr>
            <w:tcW w:w="3431" w:type="pct"/>
            <w:gridSpan w:val="2"/>
            <w:tcBorders>
              <w:top w:val="single" w:color="auto" w:sz="12" w:space="0"/>
              <w:left w:val="single" w:color="auto" w:sz="8" w:space="0"/>
              <w:bottom w:val="single" w:color="auto" w:sz="8" w:space="0"/>
              <w:right w:val="single" w:color="auto" w:sz="18" w:space="0"/>
            </w:tcBorders>
          </w:tcPr>
          <w:p w14:paraId="7614E322">
            <w:pPr>
              <w:rPr>
                <w:rFonts w:hint="eastAsia" w:ascii="微软雅黑 Light" w:hAnsi="微软雅黑 Light" w:eastAsia="微软雅黑 Light"/>
                <w:b/>
                <w:color w:val="0070C0"/>
                <w:sz w:val="22"/>
                <w:szCs w:val="22"/>
              </w:rPr>
            </w:pPr>
            <w:r>
              <w:rPr>
                <w:rFonts w:hint="eastAsia" w:ascii="微软雅黑 Light" w:hAnsi="微软雅黑 Light" w:eastAsia="微软雅黑 Light"/>
                <w:b/>
                <w:sz w:val="22"/>
                <w:szCs w:val="22"/>
              </w:rPr>
              <w:t>本发明旨在提供一种协同优化的 3D 空间数据加载与调度系统，</w:t>
            </w:r>
            <w:r>
              <w:rPr>
                <w:rFonts w:hint="eastAsia" w:ascii="微软雅黑 Light" w:hAnsi="微软雅黑 Light" w:eastAsia="微软雅黑 Light"/>
                <w:b/>
                <w:color w:val="0070C0"/>
                <w:sz w:val="22"/>
                <w:szCs w:val="22"/>
              </w:rPr>
              <w:t>通过轨迹预测、非线性 LOD 调度、跳级加载和用后即卸四种策略的组合，在保证渲染质量的前提下显著降低内存占用并减少加载等待时间，提升大规模 3D 场景的用户体验。</w:t>
            </w:r>
          </w:p>
          <w:p w14:paraId="1A5A994C">
            <w:pPr>
              <w:rPr>
                <w:rFonts w:hint="eastAsia" w:ascii="微软雅黑 Light" w:hAnsi="微软雅黑 Light" w:eastAsia="微软雅黑 Light"/>
                <w:b/>
                <w:sz w:val="22"/>
                <w:szCs w:val="22"/>
              </w:rPr>
            </w:pPr>
          </w:p>
          <w:p w14:paraId="20B7BB86">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highlight w:val="yellow"/>
              </w:rPr>
              <w:t>整体技术架构：</w:t>
            </w:r>
          </w:p>
          <w:p w14:paraId="43A1BF06">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本发明采用**时域-空域双维度优化架构**：</w:t>
            </w:r>
          </w:p>
          <w:p w14:paraId="2F2A1DA0">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xml:space="preserve">- </w:t>
            </w:r>
            <w:r>
              <w:rPr>
                <w:rFonts w:hint="eastAsia" w:ascii="微软雅黑 Light" w:hAnsi="微软雅黑 Light" w:eastAsia="微软雅黑 Light"/>
                <w:b/>
                <w:color w:val="0070C0"/>
                <w:sz w:val="22"/>
                <w:szCs w:val="22"/>
              </w:rPr>
              <w:t>时域优化层：通过世界模型预测未来时刻的数据需求，在时间轴上提前准备数据</w:t>
            </w:r>
            <w:r>
              <w:rPr>
                <w:rFonts w:hint="eastAsia" w:ascii="微软雅黑 Light" w:hAnsi="微软雅黑 Light" w:eastAsia="微软雅黑 Light"/>
                <w:b/>
                <w:sz w:val="22"/>
                <w:szCs w:val="22"/>
              </w:rPr>
              <w:t>。</w:t>
            </w:r>
          </w:p>
          <w:p w14:paraId="7DBF51CC">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xml:space="preserve">- </w:t>
            </w:r>
            <w:r>
              <w:rPr>
                <w:rFonts w:hint="eastAsia" w:ascii="微软雅黑 Light" w:hAnsi="微软雅黑 Light" w:eastAsia="微软雅黑 Light"/>
                <w:b/>
                <w:color w:val="0070C0"/>
                <w:sz w:val="22"/>
                <w:szCs w:val="22"/>
              </w:rPr>
              <w:t>空域优化层：对当前视锥体内的空间数据进行非线性 LOD 调度、跳级加载和内存优化</w:t>
            </w:r>
            <w:r>
              <w:rPr>
                <w:rFonts w:hint="eastAsia" w:ascii="微软雅黑 Light" w:hAnsi="微软雅黑 Light" w:eastAsia="微软雅黑 Light"/>
                <w:b/>
                <w:sz w:val="22"/>
                <w:szCs w:val="22"/>
              </w:rPr>
              <w:t>。</w:t>
            </w:r>
          </w:p>
          <w:p w14:paraId="2FB1F4AC">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两层均运行在客户端（浏览器或桌面应用），通过统一的瓦片缓存池交互。</w:t>
            </w:r>
          </w:p>
          <w:p w14:paraId="5904442C">
            <w:pPr>
              <w:rPr>
                <w:rFonts w:hint="eastAsia" w:ascii="微软雅黑 Light" w:hAnsi="微软雅黑 Light" w:eastAsia="微软雅黑 Light"/>
                <w:b/>
                <w:sz w:val="22"/>
                <w:szCs w:val="22"/>
              </w:rPr>
            </w:pPr>
          </w:p>
          <w:p w14:paraId="13B83616">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highlight w:val="yellow"/>
              </w:rPr>
              <w:t>核心创新点：</w:t>
            </w:r>
          </w:p>
          <w:p w14:paraId="1CFFA543">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xml:space="preserve">1. </w:t>
            </w:r>
            <w:r>
              <w:rPr>
                <w:rFonts w:hint="eastAsia" w:ascii="微软雅黑 Light" w:hAnsi="微软雅黑 Light" w:eastAsia="微软雅黑 Light"/>
                <w:b/>
                <w:color w:val="0070C0"/>
                <w:sz w:val="22"/>
                <w:szCs w:val="22"/>
              </w:rPr>
              <w:t>多模型轨迹预测 + 概率驱动优先级计算</w:t>
            </w:r>
            <w:r>
              <w:rPr>
                <w:rFonts w:hint="eastAsia" w:ascii="微软雅黑 Light" w:hAnsi="微软雅黑 Light" w:eastAsia="微软雅黑 Light"/>
                <w:b/>
                <w:sz w:val="22"/>
                <w:szCs w:val="22"/>
              </w:rPr>
              <w:t>：首次将卡尔曼滤波、马尔可夫链、神经网络三种模型融合应用于 3D 场景预加载，并提出了基于期望收益/加权代价的优先级计算公式。</w:t>
            </w:r>
          </w:p>
          <w:p w14:paraId="1673C8D2">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2.</w:t>
            </w:r>
            <w:r>
              <w:rPr>
                <w:rFonts w:hint="eastAsia" w:ascii="微软雅黑 Light" w:hAnsi="微软雅黑 Light" w:eastAsia="微软雅黑 Light"/>
                <w:b/>
                <w:color w:val="0070C0"/>
                <w:sz w:val="22"/>
                <w:szCs w:val="22"/>
              </w:rPr>
              <w:t xml:space="preserve"> 雾化函数 + 高度自适应 + 地平线感知的非线性 SSE 调整</w:t>
            </w:r>
            <w:r>
              <w:rPr>
                <w:rFonts w:hint="eastAsia" w:ascii="微软雅黑 Light" w:hAnsi="微软雅黑 Light" w:eastAsia="微软雅黑 Light"/>
                <w:b/>
                <w:sz w:val="22"/>
                <w:szCs w:val="22"/>
              </w:rPr>
              <w:t>：将大气雾化的指数衰减模型应用于 LOD 调度，结合相机高度和视角方向动态调整误差阈值，相比固定 SSE 阈值方案，内存优化 40%。</w:t>
            </w:r>
          </w:p>
          <w:p w14:paraId="72EBCCB8">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xml:space="preserve">3. </w:t>
            </w:r>
            <w:r>
              <w:rPr>
                <w:rFonts w:hint="eastAsia" w:ascii="微软雅黑 Light" w:hAnsi="微软雅黑 Light" w:eastAsia="微软雅黑 Light"/>
                <w:b/>
                <w:color w:val="0070C0"/>
                <w:sz w:val="22"/>
                <w:szCs w:val="22"/>
              </w:rPr>
              <w:t>跳级判定公式 + ancestorWithContent 双链管理 + 后代搜索策略</w:t>
            </w:r>
            <w:r>
              <w:rPr>
                <w:rFonts w:hint="eastAsia" w:ascii="微软雅黑 Light" w:hAnsi="微软雅黑 Light" w:eastAsia="微软雅黑 Light"/>
                <w:b/>
                <w:sz w:val="22"/>
                <w:szCs w:val="22"/>
              </w:rPr>
              <w:t>：通过 tile.__error &lt; ancestor.__error / 16 的数学判定条件实现智能跳级，配合双链数据结构维护瓦片层级关系，避免中间层级数据常驻内存，内存优化 20%。</w:t>
            </w:r>
          </w:p>
          <w:p w14:paraId="5B19A408">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xml:space="preserve">4. </w:t>
            </w:r>
            <w:r>
              <w:rPr>
                <w:rFonts w:hint="eastAsia" w:ascii="微软雅黑 Light" w:hAnsi="微软雅黑 Light" w:eastAsia="微软雅黑 Light"/>
                <w:b/>
                <w:color w:val="0070C0"/>
                <w:sz w:val="22"/>
                <w:szCs w:val="22"/>
              </w:rPr>
              <w:t>渲染后立即释放 CPU 数据的时机策略</w:t>
            </w:r>
            <w:r>
              <w:rPr>
                <w:rFonts w:hint="eastAsia" w:ascii="微软雅黑 Light" w:hAnsi="微软雅黑 Light" w:eastAsia="微软雅黑 Light"/>
                <w:b/>
                <w:sz w:val="22"/>
                <w:szCs w:val="22"/>
              </w:rPr>
              <w:t>：针对纯可视化场景，在 onAfterRender 阶段释放 CPU 侧几何和纹理数据，配合自动场景检测机制，内存优化 30%。</w:t>
            </w:r>
          </w:p>
          <w:p w14:paraId="01B6A40C">
            <w:pPr>
              <w:rPr>
                <w:rFonts w:hint="eastAsia" w:ascii="微软雅黑 Light" w:hAnsi="微软雅黑 Light" w:eastAsia="微软雅黑 Light"/>
                <w:b/>
                <w:sz w:val="22"/>
                <w:szCs w:val="22"/>
              </w:rPr>
            </w:pPr>
          </w:p>
          <w:p w14:paraId="56C00B5E">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highlight w:val="yellow"/>
              </w:rPr>
              <w:t>技术效果：</w:t>
            </w:r>
          </w:p>
          <w:p w14:paraId="2080F908">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xml:space="preserve">- </w:t>
            </w:r>
            <w:r>
              <w:rPr>
                <w:rFonts w:hint="eastAsia" w:ascii="微软雅黑 Light" w:hAnsi="微软雅黑 Light" w:eastAsia="微软雅黑 Light"/>
                <w:b/>
                <w:color w:val="0070C0"/>
                <w:sz w:val="22"/>
                <w:szCs w:val="22"/>
              </w:rPr>
              <w:t>内存优化：</w:t>
            </w:r>
            <w:r>
              <w:rPr>
                <w:rFonts w:hint="eastAsia" w:ascii="微软雅黑 Light" w:hAnsi="微软雅黑 Light" w:eastAsia="微软雅黑 Light"/>
                <w:b/>
                <w:sz w:val="22"/>
                <w:szCs w:val="22"/>
              </w:rPr>
              <w:t>单独启用各策略分别可优化 40%、20%、30%。理论上组合启用可累积叠加，实际效果取决于场景特性（瓦片密度、LOD 层级深度、数据格式）。</w:t>
            </w:r>
          </w:p>
          <w:p w14:paraId="0EDE7742">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xml:space="preserve">- </w:t>
            </w:r>
            <w:r>
              <w:rPr>
                <w:rFonts w:hint="eastAsia" w:ascii="微软雅黑 Light" w:hAnsi="微软雅黑 Light" w:eastAsia="微软雅黑 Light"/>
                <w:b/>
                <w:color w:val="0070C0"/>
                <w:sz w:val="22"/>
                <w:szCs w:val="22"/>
              </w:rPr>
              <w:t>用户体验提升：</w:t>
            </w:r>
            <w:r>
              <w:rPr>
                <w:rFonts w:hint="eastAsia" w:ascii="微软雅黑 Light" w:hAnsi="微软雅黑 Light" w:eastAsia="微软雅黑 Light"/>
                <w:b/>
                <w:sz w:val="22"/>
                <w:szCs w:val="22"/>
              </w:rPr>
              <w:t>预加载命中率 89%，加载等待时间从 24s 左右降至 10.8s，带宽利用率提升至 58%。</w:t>
            </w:r>
          </w:p>
          <w:p w14:paraId="0791E02B">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xml:space="preserve">- </w:t>
            </w:r>
            <w:r>
              <w:rPr>
                <w:rFonts w:hint="eastAsia" w:ascii="微软雅黑 Light" w:hAnsi="微软雅黑 Light" w:eastAsia="微软雅黑 Light"/>
                <w:b/>
                <w:color w:val="0070C0"/>
                <w:sz w:val="22"/>
                <w:szCs w:val="22"/>
              </w:rPr>
              <w:t>适用性广：</w:t>
            </w:r>
            <w:r>
              <w:rPr>
                <w:rFonts w:hint="eastAsia" w:ascii="微软雅黑 Light" w:hAnsi="微软雅黑 Light" w:eastAsia="微软雅黑 Light"/>
                <w:b/>
                <w:sz w:val="22"/>
                <w:szCs w:val="22"/>
              </w:rPr>
              <w:t>四个策略可独立或组合使用，支持根据应用场景需求灵活配置。</w:t>
            </w:r>
          </w:p>
        </w:tc>
      </w:tr>
      <w:tr w14:paraId="299A4CFA">
        <w:trPr>
          <w:trHeight w:val="648" w:hRule="atLeast"/>
          <w:jc w:val="center"/>
        </w:trPr>
        <w:tc>
          <w:tcPr>
            <w:tcW w:w="5000" w:type="pct"/>
            <w:gridSpan w:val="3"/>
            <w:tcBorders>
              <w:top w:val="single" w:color="auto" w:sz="18" w:space="0"/>
              <w:left w:val="single" w:color="auto" w:sz="18" w:space="0"/>
              <w:bottom w:val="single" w:color="auto" w:sz="12" w:space="0"/>
              <w:right w:val="single" w:color="auto" w:sz="18" w:space="0"/>
            </w:tcBorders>
            <w:vAlign w:val="center"/>
          </w:tcPr>
          <w:p w14:paraId="0C941FF2">
            <w:pPr>
              <w:pStyle w:val="21"/>
              <w:numPr>
                <w:ilvl w:val="0"/>
                <w:numId w:val="2"/>
              </w:numPr>
              <w:spacing w:line="0" w:lineRule="atLeast"/>
              <w:ind w:firstLineChars="0"/>
              <w:rPr>
                <w:rFonts w:hint="eastAsia" w:ascii="微软雅黑 Light" w:hAnsi="微软雅黑 Light" w:eastAsia="微软雅黑 Light" w:cs="Arial"/>
                <w:b/>
                <w:sz w:val="22"/>
                <w:szCs w:val="22"/>
                <w:lang w:eastAsia="zh-TW"/>
              </w:rPr>
            </w:pPr>
            <w:r>
              <w:rPr>
                <w:rFonts w:hint="eastAsia" w:ascii="微软雅黑 Light" w:hAnsi="微软雅黑 Light" w:eastAsia="微软雅黑 Light" w:cs="Arial"/>
                <w:b/>
                <w:sz w:val="24"/>
              </w:rPr>
              <w:t>描述完整的技术方案（过程）</w:t>
            </w:r>
          </w:p>
        </w:tc>
      </w:tr>
      <w:tr w14:paraId="5A1E4B3C">
        <w:trPr>
          <w:trHeight w:val="90" w:hRule="atLeast"/>
          <w:jc w:val="center"/>
        </w:trPr>
        <w:tc>
          <w:tcPr>
            <w:tcW w:w="5000" w:type="pct"/>
            <w:gridSpan w:val="3"/>
            <w:tcBorders>
              <w:top w:val="single" w:color="auto" w:sz="12" w:space="0"/>
              <w:left w:val="single" w:color="auto" w:sz="18" w:space="0"/>
              <w:bottom w:val="nil"/>
              <w:right w:val="single" w:color="auto" w:sz="18" w:space="0"/>
            </w:tcBorders>
          </w:tcPr>
          <w:tbl>
            <w:tblPr>
              <w:tblStyle w:val="8"/>
              <w:tblW w:w="98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59"/>
            </w:tblGrid>
            <w:tr w14:paraId="128D114B">
              <w:trPr>
                <w:trHeight w:val="90" w:hRule="atLeast"/>
                <w:jc w:val="center"/>
              </w:trPr>
              <w:tc>
                <w:tcPr>
                  <w:tcW w:w="5000" w:type="pct"/>
                  <w:tcBorders>
                    <w:bottom w:val="single" w:color="auto" w:sz="4" w:space="0"/>
                  </w:tcBorders>
                  <w:shd w:val="clear" w:color="auto" w:fill="D8D8D8"/>
                </w:tcPr>
                <w:p w14:paraId="1F87D6EC">
                  <w:pPr>
                    <w:ind w:firstLine="440" w:firstLineChars="200"/>
                    <w:rPr>
                      <w:rFonts w:hint="eastAsia" w:ascii="微软雅黑 Light" w:hAnsi="微软雅黑 Light" w:eastAsia="微软雅黑 Light"/>
                      <w:b/>
                      <w:bCs/>
                      <w:color w:val="000000"/>
                      <w:sz w:val="22"/>
                      <w:szCs w:val="22"/>
                    </w:rPr>
                  </w:pPr>
                  <w:r>
                    <w:rPr>
                      <w:rFonts w:hint="eastAsia" w:ascii="微软雅黑 Light" w:hAnsi="微软雅黑 Light" w:eastAsia="微软雅黑 Light"/>
                      <w:b/>
                      <w:bCs/>
                      <w:color w:val="000000"/>
                      <w:sz w:val="22"/>
                      <w:szCs w:val="22"/>
                    </w:rPr>
                    <w:drawing>
                      <wp:anchor distT="0" distB="0" distL="114300" distR="114300" simplePos="0" relativeHeight="251659264" behindDoc="0" locked="0" layoutInCell="1" allowOverlap="1">
                        <wp:simplePos x="0" y="0"/>
                        <wp:positionH relativeFrom="column">
                          <wp:posOffset>-26670</wp:posOffset>
                        </wp:positionH>
                        <wp:positionV relativeFrom="paragraph">
                          <wp:posOffset>112395</wp:posOffset>
                        </wp:positionV>
                        <wp:extent cx="228600" cy="228600"/>
                        <wp:effectExtent l="0" t="0" r="0" b="0"/>
                        <wp:wrapNone/>
                        <wp:docPr id="1" name="图片 2"/>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4721390&quot;,&quot;origin&quot;:0,&quot;type&quot;:&quot;icons&quot;,&quot;user&quot;:&quot;279997363&quot;}"/>
                              </s:tag>
                            </a:ext>
                          </a:extLst>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6"/>
                                <a:stretch>
                                  <a:fillRect/>
                                </a:stretch>
                              </pic:blipFill>
                              <pic:spPr>
                                <a:xfrm>
                                  <a:off x="0" y="0"/>
                                  <a:ext cx="228600" cy="228600"/>
                                </a:xfrm>
                                <a:prstGeom prst="rect">
                                  <a:avLst/>
                                </a:prstGeom>
                                <a:noFill/>
                                <a:ln>
                                  <a:noFill/>
                                </a:ln>
                              </pic:spPr>
                            </pic:pic>
                          </a:graphicData>
                        </a:graphic>
                      </wp:anchor>
                    </w:drawing>
                  </w:r>
                  <w:r>
                    <w:rPr>
                      <w:rFonts w:hint="eastAsia" w:ascii="微软雅黑 Light" w:hAnsi="微软雅黑 Light" w:eastAsia="微软雅黑 Light"/>
                      <w:b/>
                      <w:bCs/>
                      <w:color w:val="000000"/>
                      <w:sz w:val="22"/>
                      <w:szCs w:val="22"/>
                    </w:rPr>
                    <w:t>建议：</w:t>
                  </w:r>
                </w:p>
                <w:p w14:paraId="394CEA99">
                  <w:pPr>
                    <w:ind w:firstLine="440" w:firstLineChars="200"/>
                    <w:rPr>
                      <w:rFonts w:hint="eastAsia" w:ascii="微软雅黑 Light" w:hAnsi="微软雅黑 Light" w:eastAsia="微软雅黑 Light"/>
                      <w:color w:val="000000"/>
                      <w:sz w:val="22"/>
                      <w:szCs w:val="22"/>
                    </w:rPr>
                  </w:pPr>
                  <w:r>
                    <w:rPr>
                      <w:rFonts w:hint="eastAsia" w:ascii="微软雅黑 Light" w:hAnsi="微软雅黑 Light" w:eastAsia="微软雅黑 Light"/>
                      <w:b/>
                      <w:bCs/>
                      <w:color w:val="000000"/>
                      <w:sz w:val="22"/>
                      <w:szCs w:val="22"/>
                    </w:rPr>
                    <w:drawing>
                      <wp:anchor distT="0" distB="0" distL="114300" distR="114300" simplePos="0" relativeHeight="251663360" behindDoc="0" locked="0" layoutInCell="1" allowOverlap="1">
                        <wp:simplePos x="0" y="0"/>
                        <wp:positionH relativeFrom="column">
                          <wp:posOffset>-13970</wp:posOffset>
                        </wp:positionH>
                        <wp:positionV relativeFrom="paragraph">
                          <wp:posOffset>85725</wp:posOffset>
                        </wp:positionV>
                        <wp:extent cx="228600" cy="228600"/>
                        <wp:effectExtent l="0" t="0" r="0" b="0"/>
                        <wp:wrapNone/>
                        <wp:docPr id="5" name="图片 2"/>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4721390&quot;,&quot;origin&quot;:0,&quot;type&quot;:&quot;icons&quot;,&quot;user&quot;:&quot;279997363&quot;}"/>
                              </s:tag>
                            </a:ext>
                          </a:extLst>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7"/>
                                <a:stretch>
                                  <a:fillRect/>
                                </a:stretch>
                              </pic:blipFill>
                              <pic:spPr>
                                <a:xfrm>
                                  <a:off x="0" y="0"/>
                                  <a:ext cx="228600" cy="228600"/>
                                </a:xfrm>
                                <a:prstGeom prst="rect">
                                  <a:avLst/>
                                </a:prstGeom>
                                <a:noFill/>
                                <a:ln>
                                  <a:noFill/>
                                </a:ln>
                              </pic:spPr>
                            </pic:pic>
                          </a:graphicData>
                        </a:graphic>
                      </wp:anchor>
                    </w:drawing>
                  </w:r>
                  <w:r>
                    <w:rPr>
                      <w:rFonts w:hint="eastAsia" w:ascii="微软雅黑 Light" w:hAnsi="微软雅黑 Light" w:eastAsia="微软雅黑 Light"/>
                      <w:color w:val="000000"/>
                      <w:sz w:val="22"/>
                      <w:szCs w:val="22"/>
                    </w:rPr>
                    <w:t>可以贴流程图、时序图、泳道图、界面截图、数据结构示意图等各种帮助说明方案的附图、贴wiki、或网上资料链接</w:t>
                  </w:r>
                </w:p>
                <w:p w14:paraId="56D0BD05">
                  <w:pPr>
                    <w:ind w:firstLine="440" w:firstLineChars="200"/>
                    <w:rPr>
                      <w:rFonts w:hint="eastAsia" w:ascii="微软雅黑 Light" w:hAnsi="微软雅黑 Light" w:eastAsia="微软雅黑 Light"/>
                      <w:color w:val="000000"/>
                      <w:sz w:val="22"/>
                      <w:szCs w:val="22"/>
                    </w:rPr>
                  </w:pPr>
                  <w:r>
                    <w:rPr>
                      <w:rFonts w:hint="eastAsia" w:ascii="微软雅黑 Light" w:hAnsi="微软雅黑 Light" w:eastAsia="微软雅黑 Light"/>
                      <w:b/>
                      <w:bCs/>
                      <w:color w:val="000000"/>
                      <w:sz w:val="22"/>
                      <w:szCs w:val="22"/>
                    </w:rPr>
                    <w:drawing>
                      <wp:anchor distT="0" distB="0" distL="114300" distR="114300" simplePos="0" relativeHeight="251665408" behindDoc="0" locked="0" layoutInCell="1" allowOverlap="1">
                        <wp:simplePos x="0" y="0"/>
                        <wp:positionH relativeFrom="column">
                          <wp:posOffset>-12065</wp:posOffset>
                        </wp:positionH>
                        <wp:positionV relativeFrom="paragraph">
                          <wp:posOffset>125095</wp:posOffset>
                        </wp:positionV>
                        <wp:extent cx="228600" cy="228600"/>
                        <wp:effectExtent l="0" t="0" r="0" b="0"/>
                        <wp:wrapNone/>
                        <wp:docPr id="7" name="图片 2"/>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4721390&quot;,&quot;origin&quot;:0,&quot;type&quot;:&quot;icons&quot;,&quot;user&quot;:&quot;279997363&quot;}"/>
                              </s:tag>
                            </a:ext>
                          </a:extLst>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7"/>
                                <a:stretch>
                                  <a:fillRect/>
                                </a:stretch>
                              </pic:blipFill>
                              <pic:spPr>
                                <a:xfrm>
                                  <a:off x="0" y="0"/>
                                  <a:ext cx="228600" cy="228600"/>
                                </a:xfrm>
                                <a:prstGeom prst="rect">
                                  <a:avLst/>
                                </a:prstGeom>
                                <a:noFill/>
                                <a:ln>
                                  <a:noFill/>
                                </a:ln>
                              </pic:spPr>
                            </pic:pic>
                          </a:graphicData>
                        </a:graphic>
                      </wp:anchor>
                    </w:drawing>
                  </w:r>
                  <w:r>
                    <w:rPr>
                      <w:rFonts w:hint="eastAsia" w:ascii="微软雅黑 Light" w:hAnsi="微软雅黑 Light" w:eastAsia="微软雅黑 Light"/>
                      <w:color w:val="000000"/>
                      <w:sz w:val="22"/>
                      <w:szCs w:val="22"/>
                    </w:rPr>
                    <w:t>尽可能以向本领域技术小白（仅掌握基础知识、能够上网搜索常见技术术语定义）介绍的方式介绍本方案</w:t>
                  </w:r>
                </w:p>
                <w:p w14:paraId="20F04B46">
                  <w:pPr>
                    <w:ind w:firstLine="440" w:firstLineChars="200"/>
                    <w:rPr>
                      <w:rFonts w:hint="eastAsia" w:ascii="微软雅黑 Light" w:hAnsi="微软雅黑 Light" w:eastAsia="微软雅黑 Light"/>
                      <w:color w:val="000000"/>
                      <w:sz w:val="22"/>
                      <w:szCs w:val="22"/>
                    </w:rPr>
                  </w:pPr>
                  <w:r>
                    <w:rPr>
                      <w:rFonts w:hint="eastAsia" w:ascii="微软雅黑 Light" w:hAnsi="微软雅黑 Light" w:eastAsia="微软雅黑 Light"/>
                      <w:color w:val="000000"/>
                      <w:sz w:val="22"/>
                      <w:szCs w:val="22"/>
                    </w:rPr>
                    <w:t>如果使用公司内部特有的名称、缩略语等，请提供解释</w:t>
                  </w:r>
                  <w:r>
                    <w:rPr>
                      <w:rFonts w:hint="eastAsia" w:ascii="微软雅黑 Light" w:hAnsi="微软雅黑 Light" w:eastAsia="微软雅黑 Light"/>
                      <w:b/>
                      <w:bCs/>
                      <w:color w:val="000000"/>
                      <w:sz w:val="22"/>
                      <w:szCs w:val="22"/>
                    </w:rPr>
                    <w:drawing>
                      <wp:anchor distT="0" distB="0" distL="114300" distR="114300" simplePos="0" relativeHeight="251664384" behindDoc="0" locked="0" layoutInCell="1" allowOverlap="1">
                        <wp:simplePos x="0" y="0"/>
                        <wp:positionH relativeFrom="column">
                          <wp:posOffset>-12700</wp:posOffset>
                        </wp:positionH>
                        <wp:positionV relativeFrom="paragraph">
                          <wp:posOffset>48895</wp:posOffset>
                        </wp:positionV>
                        <wp:extent cx="228600" cy="228600"/>
                        <wp:effectExtent l="0" t="0" r="0" b="0"/>
                        <wp:wrapNone/>
                        <wp:docPr id="6" name="图片 2"/>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4721390&quot;,&quot;origin&quot;:0,&quot;type&quot;:&quot;icons&quot;,&quot;user&quot;:&quot;279997363&quot;}"/>
                              </s:tag>
                            </a:ext>
                          </a:extLst>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7"/>
                                <a:stretch>
                                  <a:fillRect/>
                                </a:stretch>
                              </pic:blipFill>
                              <pic:spPr>
                                <a:xfrm>
                                  <a:off x="0" y="0"/>
                                  <a:ext cx="228600" cy="228600"/>
                                </a:xfrm>
                                <a:prstGeom prst="rect">
                                  <a:avLst/>
                                </a:prstGeom>
                                <a:noFill/>
                                <a:ln>
                                  <a:noFill/>
                                </a:ln>
                              </pic:spPr>
                            </pic:pic>
                          </a:graphicData>
                        </a:graphic>
                      </wp:anchor>
                    </w:drawing>
                  </w:r>
                </w:p>
                <w:p w14:paraId="3D8489D5">
                  <w:pPr>
                    <w:ind w:firstLine="440" w:firstLineChars="200"/>
                    <w:rPr>
                      <w:rFonts w:hint="eastAsia" w:ascii="微软雅黑 Light" w:hAnsi="微软雅黑 Light" w:eastAsia="微软雅黑 Light"/>
                      <w:b/>
                      <w:bCs/>
                      <w:color w:val="000000"/>
                      <w:sz w:val="22"/>
                      <w:szCs w:val="22"/>
                    </w:rPr>
                  </w:pPr>
                  <w:r>
                    <w:rPr>
                      <w:rFonts w:hint="eastAsia" w:ascii="微软雅黑 Light" w:hAnsi="微软雅黑 Light" w:eastAsia="微软雅黑 Light"/>
                      <w:b/>
                      <w:bCs/>
                      <w:color w:val="000000"/>
                      <w:sz w:val="22"/>
                      <w:szCs w:val="22"/>
                    </w:rPr>
                    <w:drawing>
                      <wp:anchor distT="0" distB="0" distL="114300" distR="114300" simplePos="0" relativeHeight="251660288" behindDoc="0" locked="0" layoutInCell="1" allowOverlap="1">
                        <wp:simplePos x="0" y="0"/>
                        <wp:positionH relativeFrom="column">
                          <wp:posOffset>11430</wp:posOffset>
                        </wp:positionH>
                        <wp:positionV relativeFrom="paragraph">
                          <wp:posOffset>112395</wp:posOffset>
                        </wp:positionV>
                        <wp:extent cx="203200" cy="203200"/>
                        <wp:effectExtent l="0" t="0" r="0" b="0"/>
                        <wp:wrapNone/>
                        <wp:docPr id="2" name="图片 3"/>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3633130&quot;,&quot;origin&quot;:0,&quot;type&quot;:&quot;icons&quot;,&quot;user&quot;:&quot;279997363&quot;}"/>
                              </s:tag>
                            </a:ext>
                          </a:extLst>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8"/>
                                <a:stretch>
                                  <a:fillRect/>
                                </a:stretch>
                              </pic:blipFill>
                              <pic:spPr>
                                <a:xfrm>
                                  <a:off x="0" y="0"/>
                                  <a:ext cx="203200" cy="203200"/>
                                </a:xfrm>
                                <a:prstGeom prst="rect">
                                  <a:avLst/>
                                </a:prstGeom>
                                <a:noFill/>
                                <a:ln>
                                  <a:noFill/>
                                </a:ln>
                              </pic:spPr>
                            </pic:pic>
                          </a:graphicData>
                        </a:graphic>
                      </wp:anchor>
                    </w:drawing>
                  </w:r>
                  <w:r>
                    <w:rPr>
                      <w:rFonts w:hint="eastAsia" w:ascii="微软雅黑 Light" w:hAnsi="微软雅黑 Light" w:eastAsia="微软雅黑 Light"/>
                      <w:b/>
                      <w:bCs/>
                      <w:color w:val="000000"/>
                      <w:sz w:val="22"/>
                      <w:szCs w:val="22"/>
                    </w:rPr>
                    <w:t>不建议：</w:t>
                  </w:r>
                </w:p>
                <w:p w14:paraId="20A87C35">
                  <w:pPr>
                    <w:ind w:firstLine="440" w:firstLineChars="200"/>
                    <w:rPr>
                      <w:rFonts w:hint="eastAsia" w:ascii="微软雅黑 Light" w:hAnsi="微软雅黑 Light" w:eastAsia="微软雅黑 Light"/>
                      <w:b/>
                      <w:color w:val="FF0000"/>
                      <w:sz w:val="22"/>
                      <w:szCs w:val="22"/>
                      <w:u w:val="single"/>
                    </w:rPr>
                  </w:pPr>
                  <w:r>
                    <w:rPr>
                      <w:rFonts w:hint="eastAsia" w:ascii="微软雅黑 Light" w:hAnsi="微软雅黑 Light" w:eastAsia="微软雅黑 Light"/>
                      <w:b/>
                      <w:bCs/>
                      <w:color w:val="000000"/>
                      <w:sz w:val="22"/>
                      <w:szCs w:val="22"/>
                    </w:rPr>
                    <w:drawing>
                      <wp:anchor distT="0" distB="0" distL="114300" distR="114300" simplePos="0" relativeHeight="251661312" behindDoc="0" locked="0" layoutInCell="1" allowOverlap="1">
                        <wp:simplePos x="0" y="0"/>
                        <wp:positionH relativeFrom="column">
                          <wp:posOffset>5080</wp:posOffset>
                        </wp:positionH>
                        <wp:positionV relativeFrom="paragraph">
                          <wp:posOffset>122555</wp:posOffset>
                        </wp:positionV>
                        <wp:extent cx="203200" cy="203200"/>
                        <wp:effectExtent l="0" t="0" r="0" b="0"/>
                        <wp:wrapNone/>
                        <wp:docPr id="3" name="图片 3"/>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3633130&quot;,&quot;origin&quot;:0,&quot;type&quot;:&quot;icons&quot;,&quot;user&quot;:&quot;279997363&quot;}"/>
                              </s:tag>
                            </a:ext>
                          </a:extLst>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
                                <a:stretch>
                                  <a:fillRect/>
                                </a:stretch>
                              </pic:blipFill>
                              <pic:spPr>
                                <a:xfrm>
                                  <a:off x="0" y="0"/>
                                  <a:ext cx="203200" cy="203200"/>
                                </a:xfrm>
                                <a:prstGeom prst="rect">
                                  <a:avLst/>
                                </a:prstGeom>
                                <a:noFill/>
                                <a:ln>
                                  <a:noFill/>
                                </a:ln>
                              </pic:spPr>
                            </pic:pic>
                          </a:graphicData>
                        </a:graphic>
                      </wp:anchor>
                    </w:drawing>
                  </w:r>
                  <w:r>
                    <w:rPr>
                      <w:rFonts w:hint="eastAsia" w:ascii="微软雅黑 Light" w:hAnsi="微软雅黑 Light" w:eastAsia="微软雅黑 Light"/>
                      <w:b/>
                      <w:color w:val="FF0000"/>
                      <w:sz w:val="22"/>
                      <w:szCs w:val="22"/>
                      <w:u w:val="single"/>
                    </w:rPr>
                    <w:t>贴代码、用类名描述方法而不写该方法的输入输出和功能、非常见缩写不加解释</w:t>
                  </w:r>
                </w:p>
                <w:p w14:paraId="7AB1D032">
                  <w:pPr>
                    <w:ind w:firstLine="440" w:firstLineChars="200"/>
                    <w:rPr>
                      <w:rFonts w:hint="eastAsia" w:ascii="微软雅黑 Light" w:hAnsi="微软雅黑 Light" w:eastAsia="微软雅黑 Light"/>
                      <w:b/>
                      <w:bCs/>
                      <w:color w:val="000000"/>
                      <w:sz w:val="22"/>
                      <w:szCs w:val="22"/>
                      <w:u w:val="single"/>
                    </w:rPr>
                  </w:pPr>
                  <w:r>
                    <w:rPr>
                      <w:rFonts w:hint="eastAsia" w:ascii="微软雅黑 Light" w:hAnsi="微软雅黑 Light" w:eastAsia="微软雅黑 Light"/>
                      <w:b/>
                      <w:bCs/>
                      <w:color w:val="000000"/>
                      <w:sz w:val="22"/>
                      <w:szCs w:val="22"/>
                    </w:rPr>
                    <w:drawing>
                      <wp:anchor distT="0" distB="0" distL="114300" distR="114300" simplePos="0" relativeHeight="251662336" behindDoc="0" locked="0" layoutInCell="1" allowOverlap="1">
                        <wp:simplePos x="0" y="0"/>
                        <wp:positionH relativeFrom="column">
                          <wp:posOffset>5080</wp:posOffset>
                        </wp:positionH>
                        <wp:positionV relativeFrom="paragraph">
                          <wp:posOffset>126365</wp:posOffset>
                        </wp:positionV>
                        <wp:extent cx="203200" cy="203200"/>
                        <wp:effectExtent l="0" t="0" r="0" b="0"/>
                        <wp:wrapNone/>
                        <wp:docPr id="4" name="图片 3"/>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3633130&quot;,&quot;origin&quot;:0,&quot;type&quot;:&quot;icons&quot;,&quot;user&quot;:&quot;279997363&quot;}"/>
                              </s:tag>
                            </a:ext>
                          </a:extLst>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8"/>
                                <a:stretch>
                                  <a:fillRect/>
                                </a:stretch>
                              </pic:blipFill>
                              <pic:spPr>
                                <a:xfrm>
                                  <a:off x="0" y="0"/>
                                  <a:ext cx="203200" cy="203200"/>
                                </a:xfrm>
                                <a:prstGeom prst="rect">
                                  <a:avLst/>
                                </a:prstGeom>
                                <a:noFill/>
                                <a:ln>
                                  <a:noFill/>
                                </a:ln>
                              </pic:spPr>
                            </pic:pic>
                          </a:graphicData>
                        </a:graphic>
                      </wp:anchor>
                    </w:drawing>
                  </w:r>
                  <w:r>
                    <w:rPr>
                      <w:rFonts w:hint="eastAsia" w:ascii="微软雅黑 Light" w:hAnsi="微软雅黑 Light" w:eastAsia="微软雅黑 Light"/>
                      <w:b/>
                      <w:bCs/>
                      <w:color w:val="FF0000"/>
                      <w:sz w:val="22"/>
                      <w:szCs w:val="22"/>
                      <w:u w:val="single"/>
                    </w:rPr>
                    <w:t>只写“做出了什么结果”“实现了什么”，不写“怎么做的”</w:t>
                  </w:r>
                </w:p>
              </w:tc>
            </w:tr>
            <w:tr w14:paraId="65121C27">
              <w:trPr>
                <w:trHeight w:val="608" w:hRule="atLeast"/>
                <w:jc w:val="center"/>
              </w:trPr>
              <w:tc>
                <w:tcPr>
                  <w:tcW w:w="5000" w:type="pct"/>
                  <w:tcBorders>
                    <w:top w:val="single" w:color="auto" w:sz="4" w:space="0"/>
                  </w:tcBorders>
                  <w:shd w:val="clear" w:color="auto" w:fill="D8D8D8"/>
                </w:tcPr>
                <w:p w14:paraId="48DD18ED">
                  <w:pPr>
                    <w:rPr>
                      <w:rFonts w:hint="eastAsia" w:ascii="微软雅黑 Light" w:hAnsi="微软雅黑 Light" w:eastAsia="微软雅黑 Light"/>
                      <w:b/>
                      <w:bCs/>
                      <w:color w:val="000000"/>
                      <w:sz w:val="22"/>
                      <w:szCs w:val="22"/>
                      <w:u w:val="single"/>
                    </w:rPr>
                  </w:pPr>
                  <w:r>
                    <w:rPr>
                      <w:rFonts w:hint="eastAsia" w:ascii="微软雅黑 Light" w:hAnsi="微软雅黑 Light" w:eastAsia="微软雅黑 Light"/>
                      <w:b/>
                      <w:bCs/>
                      <w:color w:val="000000"/>
                      <w:sz w:val="22"/>
                      <w:szCs w:val="22"/>
                      <w:u w:val="single"/>
                    </w:rPr>
                    <w:t>可以参考下面的方式来描述，但不限于此，能描述清楚方案即可</w:t>
                  </w:r>
                </w:p>
              </w:tc>
            </w:tr>
          </w:tbl>
          <w:p w14:paraId="02CEFF21">
            <w:pPr>
              <w:rPr>
                <w:rFonts w:hint="eastAsia" w:ascii="微软雅黑 Light" w:hAnsi="微软雅黑 Light" w:eastAsia="微软雅黑 Light"/>
                <w:b/>
                <w:bCs/>
                <w:color w:val="000000"/>
                <w:sz w:val="22"/>
                <w:szCs w:val="22"/>
                <w:u w:val="single"/>
              </w:rPr>
            </w:pPr>
          </w:p>
        </w:tc>
      </w:tr>
      <w:tr w14:paraId="54AD415D">
        <w:trPr>
          <w:trHeight w:val="90" w:hRule="atLeast"/>
          <w:jc w:val="center"/>
        </w:trPr>
        <w:tc>
          <w:tcPr>
            <w:tcW w:w="5000" w:type="pct"/>
            <w:gridSpan w:val="3"/>
            <w:tcBorders>
              <w:top w:val="nil"/>
              <w:left w:val="single" w:color="auto" w:sz="18" w:space="0"/>
              <w:bottom w:val="single" w:color="auto" w:sz="12" w:space="0"/>
              <w:right w:val="single" w:color="auto" w:sz="18" w:space="0"/>
            </w:tcBorders>
          </w:tcPr>
          <w:p w14:paraId="57392A1E">
            <w:pPr>
              <w:rPr>
                <w:rFonts w:hint="eastAsia" w:ascii="微软雅黑 Light" w:hAnsi="微软雅黑 Light" w:eastAsia="微软雅黑 Light"/>
                <w:color w:val="7E7E7E"/>
                <w:sz w:val="22"/>
                <w:szCs w:val="22"/>
              </w:rPr>
            </w:pPr>
          </w:p>
          <w:p w14:paraId="4711B244">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highlight w:val="yellow"/>
              </w:rPr>
              <w:t>7.1</w:t>
            </w:r>
            <w:r>
              <w:rPr>
                <w:rFonts w:ascii="微软雅黑 Light" w:hAnsi="微软雅黑 Light" w:eastAsia="微软雅黑 Light"/>
                <w:b/>
                <w:sz w:val="22"/>
                <w:szCs w:val="22"/>
                <w:highlight w:val="yellow"/>
              </w:rPr>
              <w:t>.</w:t>
            </w:r>
            <w:r>
              <w:rPr>
                <w:rFonts w:hint="eastAsia" w:ascii="微软雅黑 Light" w:hAnsi="微软雅黑 Light" w:eastAsia="微软雅黑 Light"/>
                <w:b/>
                <w:sz w:val="22"/>
                <w:szCs w:val="22"/>
                <w:highlight w:val="yellow"/>
              </w:rPr>
              <w:t>1 基于世界模型的轨迹预测与优先级计算</w:t>
            </w:r>
          </w:p>
          <w:p w14:paraId="0CF0ADBA">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xml:space="preserve"> </w:t>
            </w:r>
          </w:p>
          <w:p w14:paraId="084575F1">
            <w:pPr>
              <w:jc w:val="center"/>
              <w:rPr>
                <w:rFonts w:hint="eastAsia" w:ascii="微软雅黑 Light" w:hAnsi="微软雅黑 Light" w:eastAsia="微软雅黑 Light"/>
                <w:b/>
                <w:sz w:val="22"/>
                <w:szCs w:val="22"/>
              </w:rPr>
            </w:pPr>
            <w:r>
              <w:drawing>
                <wp:inline distT="0" distB="0" distL="114300" distR="114300">
                  <wp:extent cx="2600960" cy="4030980"/>
                  <wp:effectExtent l="0" t="0" r="15240" b="762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10"/>
                          <a:stretch>
                            <a:fillRect/>
                          </a:stretch>
                        </pic:blipFill>
                        <pic:spPr>
                          <a:xfrm>
                            <a:off x="0" y="0"/>
                            <a:ext cx="2600960" cy="4030980"/>
                          </a:xfrm>
                          <a:prstGeom prst="rect">
                            <a:avLst/>
                          </a:prstGeom>
                          <a:noFill/>
                          <a:ln>
                            <a:noFill/>
                          </a:ln>
                        </pic:spPr>
                      </pic:pic>
                    </a:graphicData>
                  </a:graphic>
                </wp:inline>
              </w:drawing>
            </w:r>
          </w:p>
          <w:p w14:paraId="6BCA48F5">
            <w:pPr>
              <w:jc w:val="cente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图1：轨迹预测分层架构与融合流程</w:t>
            </w:r>
          </w:p>
          <w:p w14:paraId="4A5DD7DD">
            <w:pPr>
              <w:jc w:val="cente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本图详细展示三层预测模型的输入输出及时域加权融合机制。</w:t>
            </w:r>
          </w:p>
          <w:p w14:paraId="0D2F12AE">
            <w:pPr>
              <w:jc w:val="left"/>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图1说明：</w:t>
            </w:r>
          </w:p>
          <w:p w14:paraId="61EC4512">
            <w:pPr>
              <w:jc w:val="left"/>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三层预测模型并行运行，各自负责不同时域范围</w:t>
            </w:r>
          </w:p>
          <w:p w14:paraId="4022B5A8">
            <w:pPr>
              <w:jc w:val="left"/>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卡尔曼滤波处理短时连续运动，马尔可夫链处理中时状态转移</w:t>
            </w:r>
          </w:p>
          <w:p w14:paraId="0E9FBA03">
            <w:pPr>
              <w:jc w:val="left"/>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神经网络为可选模块，用于长时多模态预测</w:t>
            </w:r>
          </w:p>
          <w:p w14:paraId="20AFBF9C">
            <w:pPr>
              <w:jc w:val="left"/>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时域加权融合确保近期预测权重高于远期预测</w:t>
            </w:r>
          </w:p>
          <w:p w14:paraId="11569832">
            <w:pPr>
              <w:jc w:val="left"/>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最终输出统一的瓦片访问概率分布</w:t>
            </w:r>
          </w:p>
          <w:p w14:paraId="42196572">
            <w:pPr>
              <w:rPr>
                <w:rFonts w:hint="eastAsia" w:ascii="微软雅黑 Light" w:hAnsi="微软雅黑 Light" w:eastAsia="微软雅黑 Light"/>
                <w:b/>
                <w:sz w:val="22"/>
                <w:szCs w:val="22"/>
              </w:rPr>
            </w:pPr>
          </w:p>
          <w:p w14:paraId="6355917E">
            <w:pPr>
              <w:rPr>
                <w:rFonts w:hint="eastAsia" w:ascii="微软雅黑 Light" w:hAnsi="微软雅黑 Light" w:eastAsia="微软雅黑 Light"/>
                <w:b/>
                <w:color w:val="0070C0"/>
                <w:sz w:val="22"/>
                <w:szCs w:val="22"/>
              </w:rPr>
            </w:pPr>
            <w:r>
              <w:rPr>
                <w:rFonts w:hint="eastAsia" w:ascii="微软雅黑 Light" w:hAnsi="微软雅黑 Light" w:eastAsia="微软雅黑 Light"/>
                <w:b/>
                <w:color w:val="0070C0"/>
                <w:sz w:val="22"/>
                <w:szCs w:val="22"/>
              </w:rPr>
              <w:t>（1）分层预测架构</w:t>
            </w:r>
          </w:p>
          <w:p w14:paraId="64BB68C3">
            <w:pPr>
              <w:rPr>
                <w:rFonts w:hint="eastAsia" w:ascii="微软雅黑 Light" w:hAnsi="微软雅黑 Light" w:eastAsia="微软雅黑 Light"/>
                <w:b/>
                <w:sz w:val="22"/>
                <w:szCs w:val="22"/>
              </w:rPr>
            </w:pPr>
          </w:p>
          <w:p w14:paraId="04AEE074">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系统采用短时-中时-长时三层预测架构，各层模型并行运行：</w:t>
            </w:r>
          </w:p>
          <w:p w14:paraId="43E56CED">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短时预测层（0-5秒）：使用卡尔曼滤波器，输入当前位置 [x, y, z]、速度 [vx, vy, vz]、加速度 [ax, ay, az]，输出未来 5 秒内的轨迹点序列。更新频率：每帧（约 60Hz）。</w:t>
            </w:r>
          </w:p>
          <w:p w14:paraId="53908F12">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中时状态预测层（5-30秒）：使用马尔可夫链，将场景离散化为语义区域（如建筑物、道路、开放区域），基于历史轨迹统计状态转移概率矩阵 P[i][j]，输出各语义区域的访问概率分布。更新频率：每 1 秒。</w:t>
            </w:r>
          </w:p>
          <w:p w14:paraId="6BCD909C">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长时多模态预测层（30-120秒，可选）：使用 LSTM 或 Transformer 神经网络，输出多条候选轨迹及概率权重。该模块默认不启用，可根据场景复杂度选择性开启。</w:t>
            </w:r>
          </w:p>
          <w:p w14:paraId="4831A02A">
            <w:pPr>
              <w:rPr>
                <w:ins w:id="55" w:author="kyx" w:date="2026-08-03T16:36:00Z"/>
                <w:rFonts w:hint="eastAsia" w:ascii="微软雅黑 Light" w:hAnsi="微软雅黑 Light" w:eastAsia="微软雅黑 Light"/>
                <w:b/>
                <w:sz w:val="22"/>
                <w:szCs w:val="22"/>
              </w:rPr>
            </w:pPr>
            <w:ins w:id="56" w:author="kyx" w:date="2026-08-03T16:36:00Z">
              <w:r>
                <w:rPr>
                  <w:rFonts w:hint="eastAsia" w:ascii="微软雅黑 Light" w:hAnsi="微软雅黑 Light" w:eastAsia="微软雅黑 Light"/>
                  <w:b/>
                  <w:sz w:val="22"/>
                  <w:szCs w:val="22"/>
                </w:rPr>
                <w:t>Q1</w:t>
              </w:r>
            </w:ins>
            <w:ins w:id="57" w:author="kyx" w:date="2026-08-03T16:35:00Z">
              <w:r>
                <w:rPr>
                  <w:rFonts w:hint="eastAsia" w:ascii="微软雅黑 Light" w:hAnsi="微软雅黑 Light" w:eastAsia="微软雅黑 Light"/>
                  <w:b/>
                  <w:sz w:val="22"/>
                  <w:szCs w:val="22"/>
                </w:rPr>
                <w:t>：各个预测层的输入都只是当前位置 [x, y, z]、速度 [vx, vy, vz]、加速度 [ax, ay, az]么？这里的当前位置、速度、加速度具体是指谁的位置、速度、加速度等信息</w:t>
              </w:r>
            </w:ins>
            <w:ins w:id="58" w:author="kyx" w:date="2026-08-05T08:08:00Z">
              <w:r>
                <w:rPr>
                  <w:rFonts w:hint="eastAsia" w:ascii="微软雅黑 Light" w:hAnsi="微软雅黑 Light" w:eastAsia="微软雅黑 Light"/>
                  <w:b/>
                  <w:sz w:val="22"/>
                  <w:szCs w:val="22"/>
                </w:rPr>
                <w:t>，</w:t>
              </w:r>
            </w:ins>
            <w:ins w:id="59" w:author="kyx" w:date="2026-08-05T08:13:00Z">
              <w:r>
                <w:rPr>
                  <w:rFonts w:hint="eastAsia" w:ascii="微软雅黑 Light" w:hAnsi="微软雅黑 Light" w:eastAsia="微软雅黑 Light"/>
                  <w:b/>
                  <w:sz w:val="22"/>
                  <w:szCs w:val="22"/>
                </w:rPr>
                <w:t>比如：（1）</w:t>
              </w:r>
            </w:ins>
            <w:ins w:id="60" w:author="kyx" w:date="2026-08-05T08:08:00Z">
              <w:r>
                <w:rPr>
                  <w:rFonts w:hint="eastAsia" w:ascii="微软雅黑 Light" w:hAnsi="微软雅黑 Light" w:eastAsia="微软雅黑 Light"/>
                  <w:b/>
                  <w:sz w:val="22"/>
                  <w:szCs w:val="22"/>
                </w:rPr>
                <w:t>是</w:t>
              </w:r>
            </w:ins>
            <w:ins w:id="61" w:author="kyx" w:date="2026-08-03T16:35:00Z">
              <w:r>
                <w:rPr>
                  <w:rFonts w:hint="eastAsia" w:ascii="微软雅黑 Light" w:hAnsi="微软雅黑 Light" w:eastAsia="微软雅黑 Light"/>
                  <w:b/>
                  <w:sz w:val="22"/>
                  <w:szCs w:val="22"/>
                </w:rPr>
                <w:t>用户</w:t>
              </w:r>
            </w:ins>
            <w:ins w:id="62" w:author="kyx" w:date="2026-08-05T08:09:00Z">
              <w:r>
                <w:rPr>
                  <w:rFonts w:hint="eastAsia" w:ascii="微软雅黑 Light" w:hAnsi="微软雅黑 Light" w:eastAsia="微软雅黑 Light"/>
                  <w:b/>
                  <w:sz w:val="22"/>
                  <w:szCs w:val="22"/>
                </w:rPr>
                <w:t>真实位置</w:t>
              </w:r>
            </w:ins>
            <w:ins w:id="63" w:author="kyx" w:date="2026-08-03T16:35:00Z">
              <w:r>
                <w:rPr>
                  <w:rFonts w:hint="eastAsia" w:ascii="微软雅黑 Light" w:hAnsi="微软雅黑 Light" w:eastAsia="微软雅黑 Light"/>
                  <w:b/>
                  <w:sz w:val="22"/>
                  <w:szCs w:val="22"/>
                </w:rPr>
                <w:t>？</w:t>
              </w:r>
            </w:ins>
            <w:ins w:id="64" w:author="kyx" w:date="2026-08-03T16:36:00Z">
              <w:r>
                <w:rPr>
                  <w:rFonts w:hint="eastAsia" w:ascii="微软雅黑 Light" w:hAnsi="微软雅黑 Light" w:eastAsia="微软雅黑 Light"/>
                  <w:b/>
                  <w:sz w:val="22"/>
                  <w:szCs w:val="22"/>
                </w:rPr>
                <w:t>我们应用的是AR场景？待渲染的3D场景是待叠加在真实场景的虚拟场景么？</w:t>
              </w:r>
            </w:ins>
            <w:ins w:id="65" w:author="kyx" w:date="2026-08-05T08:14:00Z">
              <w:r>
                <w:rPr>
                  <w:rFonts w:hint="eastAsia" w:ascii="微软雅黑 Light" w:hAnsi="微软雅黑 Light" w:eastAsia="微软雅黑 Light"/>
                  <w:b/>
                  <w:sz w:val="22"/>
                  <w:szCs w:val="22"/>
                </w:rPr>
                <w:t>还是也可以应用于VR场景等？</w:t>
              </w:r>
            </w:ins>
            <w:ins w:id="66" w:author="kyx" w:date="2026-08-05T08:13:00Z">
              <w:r>
                <w:rPr>
                  <w:rFonts w:hint="eastAsia" w:ascii="微软雅黑 Light" w:hAnsi="微软雅黑 Light" w:eastAsia="微软雅黑 Light"/>
                  <w:b/>
                  <w:sz w:val="22"/>
                  <w:szCs w:val="22"/>
                </w:rPr>
                <w:t>（2）是用户在</w:t>
              </w:r>
            </w:ins>
            <w:ins w:id="67" w:author="kyx" w:date="2026-08-05T08:14:00Z">
              <w:r>
                <w:rPr>
                  <w:rFonts w:hint="eastAsia" w:ascii="微软雅黑 Light" w:hAnsi="微软雅黑 Light" w:eastAsia="微软雅黑 Light"/>
                  <w:b/>
                  <w:sz w:val="22"/>
                  <w:szCs w:val="22"/>
                </w:rPr>
                <w:t>虚拟场景中的虚拟代表对象的位置？比如3D游戏场景中的用户位置？</w:t>
              </w:r>
            </w:ins>
          </w:p>
          <w:p>
            <w:pPr>
              <w:spacing w:before="60" w:after="60"/>
            </w:pPr>
            <w:r>
              <w:rPr>
                <w:rFonts w:hint="eastAsia" w:ascii="微软雅黑 Light" w:hAnsi="微软雅黑 Light" w:eastAsia="微软雅黑 Light"/>
                <w:b/>
                <w:color w:val="C00000"/>
                <w:sz w:val="21"/>
                <w:szCs w:val="21"/>
              </w:rPr>
              <w:t xml:space="preserve">【答复】</w:t>
            </w:r>
            <w:r>
              <w:rPr>
                <w:rFonts w:hint="eastAsia" w:ascii="微软雅黑 Light" w:hAnsi="微软雅黑 Light" w:eastAsia="微软雅黑 Light"/>
                <w:color w:val="C00000"/>
                <w:sz w:val="21"/>
                <w:szCs w:val="21"/>
              </w:rPr>
              <w:t xml:space="preserve">**发明人澄清:本方案支持多种场景形态(纯虚拟 3D 场景、AR 增强现实、VR 虚拟现实均适用)**;预测模型输入的"当前位置 [x,y,z]、速度 [vx,vy,vz]、加速度 [ax,ay,az]"指**虚拟 3D 场景中的相机状态**(用户在场景中旋转/平移/缩放漫游时的相机位置、速度、加速度),而非用户真实物理位置——在 AR 场景中可来源于真实位姿(如 ARKit/ARCore 输出的相机位姿),在纯虚拟/VR 场景中即虚拟相机状态,统一以"相机状态"作为预测模型的输入。语义区域(建筑物、道路、开放区域)的离散化基于待加载 3D 场景自身的内容(场景瓦片元数据及语义信息),与场景形态无关。</w:t>
            </w:r>
          </w:p>
          <w:p w14:paraId="6DE4D298">
            <w:pPr>
              <w:rPr>
                <w:ins w:id="68" w:author="kyx" w:date="2026-08-03T16:35:00Z"/>
                <w:rFonts w:hint="eastAsia" w:ascii="微软雅黑 Light" w:hAnsi="微软雅黑 Light" w:eastAsia="微软雅黑 Light"/>
                <w:b/>
                <w:sz w:val="22"/>
                <w:szCs w:val="22"/>
              </w:rPr>
            </w:pPr>
            <w:ins w:id="69" w:author="kyx" w:date="2026-08-03T16:36:00Z">
              <w:r>
                <w:rPr>
                  <w:rFonts w:hint="eastAsia" w:ascii="微软雅黑 Light" w:hAnsi="微软雅黑 Light" w:eastAsia="微软雅黑 Light"/>
                  <w:b/>
                  <w:sz w:val="22"/>
                  <w:szCs w:val="22"/>
                </w:rPr>
                <w:t>Q2：</w:t>
              </w:r>
            </w:ins>
            <w:ins w:id="70" w:author="kyx" w:date="2026-08-03T16:42:00Z">
              <w:r>
                <w:rPr>
                  <w:rFonts w:hint="eastAsia" w:ascii="微软雅黑 Light" w:hAnsi="微软雅黑 Light" w:eastAsia="微软雅黑 Light"/>
                  <w:b/>
                  <w:sz w:val="22"/>
                  <w:szCs w:val="22"/>
                </w:rPr>
                <w:t>以上三个</w:t>
              </w:r>
            </w:ins>
            <w:ins w:id="71" w:author="kyx" w:date="2026-08-03T16:41:00Z">
              <w:r>
                <w:rPr>
                  <w:rFonts w:hint="eastAsia" w:ascii="微软雅黑 Light" w:hAnsi="微软雅黑 Light" w:eastAsia="微软雅黑 Light"/>
                  <w:b/>
                  <w:sz w:val="22"/>
                  <w:szCs w:val="22"/>
                </w:rPr>
                <w:t>状态预测层的输入</w:t>
              </w:r>
            </w:ins>
            <w:ins w:id="72" w:author="kyx" w:date="2026-08-03T16:42:00Z">
              <w:r>
                <w:rPr>
                  <w:rFonts w:hint="eastAsia" w:ascii="微软雅黑 Light" w:hAnsi="微软雅黑 Light" w:eastAsia="微软雅黑 Light"/>
                  <w:b/>
                  <w:sz w:val="22"/>
                  <w:szCs w:val="22"/>
                </w:rPr>
                <w:t>是否</w:t>
              </w:r>
            </w:ins>
            <w:ins w:id="73" w:author="kyx" w:date="2026-08-03T16:41:00Z">
              <w:r>
                <w:rPr>
                  <w:rFonts w:hint="eastAsia" w:ascii="微软雅黑 Light" w:hAnsi="微软雅黑 Light" w:eastAsia="微软雅黑 Light"/>
                  <w:b/>
                  <w:sz w:val="22"/>
                  <w:szCs w:val="22"/>
                </w:rPr>
                <w:t>不只有当前位置、速度、加速度吧？是否</w:t>
              </w:r>
            </w:ins>
            <w:ins w:id="74" w:author="kyx" w:date="2026-08-03T16:42:00Z">
              <w:r>
                <w:rPr>
                  <w:rFonts w:hint="eastAsia" w:ascii="微软雅黑 Light" w:hAnsi="微软雅黑 Light" w:eastAsia="微软雅黑 Light"/>
                  <w:b/>
                  <w:sz w:val="22"/>
                  <w:szCs w:val="22"/>
                </w:rPr>
                <w:t>还有待加载的3D场景的信息，不然如何离散化语义区域</w:t>
              </w:r>
            </w:ins>
            <w:ins w:id="75" w:author="kyx" w:date="2026-08-03T16:43:00Z">
              <w:r>
                <w:rPr>
                  <w:rFonts w:hint="eastAsia" w:ascii="微软雅黑 Light" w:hAnsi="微软雅黑 Light" w:eastAsia="微软雅黑 Light"/>
                  <w:b/>
                  <w:sz w:val="22"/>
                  <w:szCs w:val="22"/>
                </w:rPr>
                <w:t>或进行轨迹预测呢？</w:t>
              </w:r>
            </w:ins>
          </w:p>
          <w:p>
            <w:pPr>
              <w:spacing w:before="60" w:after="60"/>
            </w:pPr>
            <w:r>
              <w:rPr>
                <w:rFonts w:hint="eastAsia" w:ascii="微软雅黑 Light" w:hAnsi="微软雅黑 Light" w:eastAsia="微软雅黑 Light"/>
                <w:b/>
                <w:color w:val="C00000"/>
                <w:sz w:val="21"/>
                <w:szCs w:val="21"/>
              </w:rPr>
              <w:t xml:space="preserve">【答复】</w:t>
            </w:r>
            <w:r>
              <w:rPr>
                <w:rFonts w:hint="eastAsia" w:ascii="微软雅黑 Light" w:hAnsi="微软雅黑 Light" w:eastAsia="微软雅黑 Light"/>
                <w:color w:val="C00000"/>
                <w:sz w:val="21"/>
                <w:szCs w:val="21"/>
              </w:rPr>
              <w:t xml:space="preserve">三层预测模型的完整输入与数据组织如下(发明人已确认):
**(1) 短时预测层(卡尔曼滤波)**:输入为相机状态向量 [x, y, z, vx, vy, vz, ax, ay, az](9 维连续值),采用**世界坐标系**(与 3D Tiles 瓦片空间索引的坐标系一致,瓦片空间查询无需坐标变换)。
**(2) 中时预测层(马尔可夫链)**:输入为相机当前所在语义区域类型及历史状态转移序列。语义区域数据采用**混合方案**组织:粗粒度全局网格预标注(场景制作阶段随 tileset.json 附带语义标注文件,规则网格单元标注 building/road/open_area 等语义类型)+ 相机精确位置的细粒度判定(实时查询瓦片空间索引,结合瓦片包围盒与扩展的 tile metadata 语义属性判定区域类型)。转移概率矩阵 P[i][j] 以**通用先验 + 贝叶斯在线微调**方式获取:离线训练的通用转移矩阵作为 Dirichlet 先验,在线阶段观测到新的状态转移后用贝叶斯后验实时更新。
**(3) 长时预测层(LSTM/Transformer,可选)**:输入为历史轨迹序列 + **语义区域上下文特征**(当前区域类型 one-hot 编码 + 邻近区域分布)。
**(4) 瓦片空间索引与轨迹的关联**:**路径扫描法**——将预测轨迹作为连续三维曲线按固定步长(1-2 米)采样,对每个采样点构造模拟视锥体或距离半径包围球,在 3D Tiles 瓦片树空间索引(boundingVolume 天然构成 BVH)中查询相交瓦片集合并合并去重,得到候选瓦片集合。短时窗口(0-5s)内采样点采用模拟视锥体裁剪(精度优先),中长时窗口采用距离半径判定(效率优先)。</w:t>
            </w:r>
          </w:p>
          <w:p w14:paraId="52114581">
            <w:pPr>
              <w:rPr>
                <w:rFonts w:hint="eastAsia" w:ascii="微软雅黑 Light" w:hAnsi="微软雅黑 Light" w:eastAsia="微软雅黑 Light"/>
                <w:b/>
                <w:sz w:val="22"/>
                <w:szCs w:val="22"/>
              </w:rPr>
            </w:pPr>
          </w:p>
          <w:p w14:paraId="32DA4FE3">
            <w:pPr>
              <w:rPr>
                <w:rFonts w:hint="eastAsia" w:ascii="微软雅黑 Light" w:hAnsi="微软雅黑 Light" w:eastAsia="微软雅黑 Light"/>
                <w:b/>
                <w:color w:val="0070C0"/>
                <w:sz w:val="22"/>
                <w:szCs w:val="22"/>
              </w:rPr>
            </w:pPr>
            <w:r>
              <w:rPr>
                <w:rFonts w:hint="eastAsia" w:ascii="微软雅黑 Light" w:hAnsi="微软雅黑 Light" w:eastAsia="微软雅黑 Light"/>
                <w:b/>
                <w:color w:val="0070C0"/>
                <w:sz w:val="22"/>
                <w:szCs w:val="22"/>
              </w:rPr>
              <w:t>（2）时域加权融合</w:t>
            </w:r>
          </w:p>
          <w:p w14:paraId="7C378F21">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highlight w:val="cyan"/>
              </w:rPr>
              <w:t>融合公式：</w:t>
            </w:r>
          </w:p>
          <w:p w14:paraId="7A7AD2C1">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w:t>
            </w:r>
          </w:p>
          <w:p w14:paraId="54F43A5C">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P_final(tile, t) = w_short(t) × P_kalman(tile, t) + w_medium(t) × P_markov(tile, t) + w_long(t) × P_nn(tile, t)</w:t>
            </w:r>
          </w:p>
          <w:p w14:paraId="386FCC31">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w:t>
            </w:r>
          </w:p>
          <w:p w14:paraId="3571B176">
            <w:pPr>
              <w:rPr>
                <w:ins w:id="76" w:author="kyx" w:date="2026-08-05T08:57:00Z"/>
                <w:rFonts w:hint="eastAsia" w:ascii="微软雅黑 Light" w:hAnsi="微软雅黑 Light" w:eastAsia="微软雅黑 Light"/>
                <w:b/>
                <w:sz w:val="22"/>
                <w:szCs w:val="22"/>
              </w:rPr>
            </w:pPr>
            <w:ins w:id="77" w:author="kyx" w:date="2026-08-03T16:44:00Z">
              <w:r>
                <w:rPr>
                  <w:rFonts w:hint="eastAsia" w:ascii="微软雅黑 Light" w:hAnsi="微软雅黑 Light" w:eastAsia="微软雅黑 Light"/>
                  <w:b/>
                  <w:sz w:val="22"/>
                  <w:szCs w:val="22"/>
                </w:rPr>
                <w:t>短时预测层（卡尔曼滤波器）输出的是未来 5 秒内的轨迹点序列，中时状态预测层（马尔可夫链）输出的是各语义区域的访问概率分布，</w:t>
              </w:r>
            </w:ins>
            <w:ins w:id="78" w:author="kyx" w:date="2026-08-03T16:45:00Z">
              <w:r>
                <w:rPr>
                  <w:rFonts w:hint="eastAsia" w:ascii="微软雅黑 Light" w:hAnsi="微软雅黑 Light" w:eastAsia="微软雅黑 Light"/>
                  <w:b/>
                  <w:sz w:val="22"/>
                  <w:szCs w:val="22"/>
                </w:rPr>
                <w:t>长时多模态预测层（神经网络）输出的是多条候选轨迹及概率权重，上面三种不同类型的数据如何融合？</w:t>
              </w:r>
            </w:ins>
            <w:ins w:id="79" w:author="kyx" w:date="2026-08-05T08:58:00Z">
              <w:r>
                <w:rPr>
                  <w:rFonts w:hint="eastAsia" w:ascii="微软雅黑 Light" w:hAnsi="微软雅黑 Light" w:eastAsia="微软雅黑 Light"/>
                  <w:b/>
                  <w:sz w:val="22"/>
                  <w:szCs w:val="22"/>
                </w:rPr>
                <w:t>融合结果P_final(tile, t)表示什么</w:t>
              </w:r>
            </w:ins>
            <w:ins w:id="80" w:author="kyx" w:date="2026-08-05T08:59:00Z">
              <w:r>
                <w:rPr>
                  <w:rFonts w:hint="eastAsia" w:ascii="微软雅黑 Light" w:hAnsi="微软雅黑 Light" w:eastAsia="微软雅黑 Light"/>
                  <w:b/>
                  <w:sz w:val="22"/>
                  <w:szCs w:val="22"/>
                </w:rPr>
                <w:t>，以及呈现形式为，比如概率？轨迹</w:t>
              </w:r>
            </w:ins>
            <w:ins w:id="81" w:author="kyx" w:date="2026-08-05T09:00:00Z">
              <w:r>
                <w:rPr>
                  <w:rFonts w:hint="eastAsia" w:ascii="微软雅黑 Light" w:hAnsi="微软雅黑 Light" w:eastAsia="微软雅黑 Light"/>
                  <w:b/>
                  <w:sz w:val="22"/>
                  <w:szCs w:val="22"/>
                </w:rPr>
                <w:t>or其它</w:t>
              </w:r>
            </w:ins>
            <w:ins w:id="82" w:author="kyx" w:date="2026-08-05T08:58:00Z">
              <w:r>
                <w:rPr>
                  <w:rFonts w:hint="eastAsia" w:ascii="微软雅黑 Light" w:hAnsi="微软雅黑 Light" w:eastAsia="微软雅黑 Light"/>
                  <w:b/>
                  <w:sz w:val="22"/>
                  <w:szCs w:val="22"/>
                </w:rPr>
                <w:t>？</w:t>
              </w:r>
            </w:ins>
          </w:p>
          <w:p>
            <w:pPr>
              <w:spacing w:before="60" w:after="60"/>
            </w:pPr>
            <w:r>
              <w:rPr>
                <w:rFonts w:hint="eastAsia" w:ascii="微软雅黑 Light" w:hAnsi="微软雅黑 Light" w:eastAsia="微软雅黑 Light"/>
                <w:b/>
                <w:color w:val="C00000"/>
                <w:sz w:val="21"/>
                <w:szCs w:val="21"/>
              </w:rPr>
              <w:t xml:space="preserve">【答复】</w:t>
            </w:r>
            <w:r>
              <w:rPr>
                <w:rFonts w:hint="eastAsia" w:ascii="微软雅黑 Light" w:hAnsi="微软雅黑 Light" w:eastAsia="微软雅黑 Light"/>
                <w:color w:val="C00000"/>
                <w:sz w:val="21"/>
                <w:szCs w:val="21"/>
              </w:rPr>
              <w:t xml:space="preserve">三种异构输出按以下方式统一为 per-tile 概率(发明人已确认),P_final(tile,t) 为标量概率值,表示时刻 t 瓦片 tile 被访问(需要加载)的预测概率:
**(1) P_kalman(tile, t) — 最近距离法**:取预测轨迹在时刻 t 的位置点 p(t),计算 p(t) 到瓦片包围盒(boundingVolume)的最近距离 d,则 P_kalman(tile,t) = exp(-d²/(2σ²)),其中 σ 为卡尔曼滤波器在 t 时刻的位置估计标准差(从协方差矩阵对角线提取)。物理含义:瓦片离预测位置越近、预测不确定性越小,被看到的概率越高——充分利用卡尔曼滤波的高斯概率输出特性。
**(2) P_markov(tile, t) — 空间加权法**:在语义区域均匀分配的基础上,按瓦片与预测未来位置的空间距离加权:P_markov(tile,t) = P_markov_region(r,t) × exp(-d/R),其中 r 为瓦片所属语义区域,R 为可视范围,兼顾区域级统计规律与空间位置差异。
**(3) P_nn(tile, t) — 轨迹级加权平均法**:对每条候选轨迹 i,用最近距离法计算该轨迹下的瓦片概率 p_i(tile,t),再按轨迹权重加权聚合:P_nn(tile,t) = Σᵢ wᵢ × pᵢ(tile,t)(wᵢ 为模型输出 logits 经 softmax 归一化,Σwᵢ=1),与 P_kalman 计算管线复用。
**(4) 命中概率 p**:p = max_{t∈[0,T]} P_final(tile,t),取预加载时间窗口内各时刻融合概率的最大值——只要窗口内任一时刻可能被访问就纳入预加载,体现"宁可多加载、不可漏掉"的保守预加载策略。</w:t>
            </w:r>
          </w:p>
          <w:p w14:paraId="33F93570">
            <w:pPr>
              <w:rPr>
                <w:rFonts w:hint="eastAsia" w:ascii="微软雅黑 Light" w:hAnsi="微软雅黑 Light" w:eastAsia="微软雅黑 Light"/>
                <w:b/>
                <w:sz w:val="22"/>
                <w:szCs w:val="22"/>
              </w:rPr>
            </w:pPr>
            <w:ins w:id="83" w:author="kyx" w:date="2026-08-03T16:45:00Z">
              <w:r>
                <w:rPr>
                  <w:rFonts w:hint="eastAsia" w:ascii="微软雅黑 Light" w:hAnsi="微软雅黑 Light" w:eastAsia="微软雅黑 Light"/>
                  <w:b/>
                  <w:sz w:val="22"/>
                  <w:szCs w:val="22"/>
                </w:rPr>
                <w:t>P_kalman(tile, t)、P_markov(tile, t)、P_nn(tile, t)分别表示什么？</w:t>
              </w:r>
            </w:ins>
          </w:p>
          <w:p>
            <w:pPr>
              <w:spacing w:before="60" w:after="60"/>
            </w:pPr>
            <w:r>
              <w:rPr>
                <w:rFonts w:hint="eastAsia" w:ascii="微软雅黑 Light" w:hAnsi="微软雅黑 Light" w:eastAsia="微软雅黑 Light"/>
                <w:b/>
                <w:color w:val="C00000"/>
                <w:sz w:val="21"/>
                <w:szCs w:val="21"/>
              </w:rPr>
              <w:t xml:space="preserve">【答复】</w:t>
            </w:r>
            <w:r>
              <w:rPr>
                <w:rFonts w:hint="eastAsia" w:ascii="微软雅黑 Light" w:hAnsi="微软雅黑 Light" w:eastAsia="微软雅黑 Light"/>
                <w:color w:val="C00000"/>
                <w:sz w:val="21"/>
                <w:szCs w:val="21"/>
              </w:rPr>
              <w:t xml:space="preserve">同上一问:三种异构预测输出(P_kalman / P_markov / P_nn)统一为瓦片访问概率的具体计算方式,见上方【答复】。</w:t>
            </w:r>
          </w:p>
          <w:p w14:paraId="7A83E805">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权重函数根据预测时域自动衰减：</w:t>
            </w:r>
          </w:p>
          <w:p w14:paraId="3168FBF5">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w_short(t) = 1.0 (t ≤ 5s)，否则 exp(-(t-5)/5)</w:t>
            </w:r>
          </w:p>
          <w:p w14:paraId="2396AE76">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w_medium(t) = 0.0 (t ≤ 5s)，1.0 (5s &lt; t ≤ 30s)，否则 exp(-(t-30)/30)</w:t>
            </w:r>
          </w:p>
          <w:p w14:paraId="66AFB124">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w_long(t) = 0.0 (t ≤ 30s)，否则 1.0 - exp(-(t-30)/30)</w:t>
            </w:r>
          </w:p>
          <w:p w14:paraId="7D2BAED5">
            <w:pPr>
              <w:rPr>
                <w:rFonts w:hint="eastAsia" w:ascii="微软雅黑 Light" w:hAnsi="微软雅黑 Light" w:eastAsia="微软雅黑 Light"/>
                <w:b/>
                <w:sz w:val="22"/>
                <w:szCs w:val="22"/>
              </w:rPr>
            </w:pPr>
          </w:p>
          <w:p w14:paraId="0FDF0BC8">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权重归一化：w_short + w_medium + w_long = 1.0</w:t>
            </w:r>
          </w:p>
          <w:p w14:paraId="7AD3A86E">
            <w:pPr>
              <w:rPr>
                <w:rFonts w:hint="eastAsia" w:ascii="微软雅黑 Light" w:hAnsi="微软雅黑 Light" w:eastAsia="微软雅黑 Light"/>
                <w:b/>
                <w:sz w:val="22"/>
                <w:szCs w:val="22"/>
              </w:rPr>
            </w:pPr>
          </w:p>
          <w:p w14:paraId="24F18DAE">
            <w:pPr>
              <w:rPr>
                <w:rFonts w:hint="eastAsia" w:ascii="微软雅黑 Light" w:hAnsi="微软雅黑 Light" w:eastAsia="微软雅黑 Light"/>
                <w:b/>
                <w:color w:val="0070C0"/>
                <w:sz w:val="22"/>
                <w:szCs w:val="22"/>
              </w:rPr>
            </w:pPr>
            <w:r>
              <w:rPr>
                <w:rFonts w:hint="eastAsia" w:ascii="微软雅黑 Light" w:hAnsi="微软雅黑 Light" w:eastAsia="微软雅黑 Light"/>
                <w:b/>
                <w:color w:val="0070C0"/>
                <w:sz w:val="22"/>
                <w:szCs w:val="22"/>
              </w:rPr>
              <w:t>（3）优先级计算公式</w:t>
            </w:r>
          </w:p>
          <w:p w14:paraId="61D520A7">
            <w:pPr>
              <w:rPr>
                <w:rFonts w:hint="eastAsia" w:ascii="微软雅黑 Light" w:hAnsi="微软雅黑 Light" w:eastAsia="微软雅黑 Light"/>
                <w:b/>
                <w:sz w:val="22"/>
                <w:szCs w:val="22"/>
              </w:rPr>
            </w:pPr>
          </w:p>
          <w:p w14:paraId="48529BB5">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highlight w:val="cyan"/>
              </w:rPr>
              <w:t>精确公式：</w:t>
            </w:r>
          </w:p>
          <w:p w14:paraId="242C3DF5">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w:t>
            </w:r>
          </w:p>
          <w:p w14:paraId="50519341">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Priority(tile) = (p × ΔQ) / (α × N + β × C + ε)</w:t>
            </w:r>
          </w:p>
          <w:p w14:paraId="648B07BE">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w:t>
            </w:r>
          </w:p>
          <w:p w14:paraId="44B4E9C7">
            <w:pPr>
              <w:rPr>
                <w:rFonts w:hint="eastAsia" w:ascii="微软雅黑 Light" w:hAnsi="微软雅黑 Light" w:eastAsia="微软雅黑 Light"/>
                <w:b/>
                <w:sz w:val="22"/>
                <w:szCs w:val="22"/>
              </w:rPr>
            </w:pPr>
            <w:ins w:id="84" w:author="kyx" w:date="2026-08-03T17:45:00Z">
              <w:r>
                <w:rPr>
                  <w:rFonts w:hint="eastAsia" w:ascii="微软雅黑 Light" w:hAnsi="微软雅黑 Light" w:eastAsia="微软雅黑 Light"/>
                  <w:b/>
                  <w:sz w:val="22"/>
                  <w:szCs w:val="22"/>
                </w:rPr>
                <w:t>（以上公式</w:t>
              </w:r>
            </w:ins>
            <w:ins w:id="85" w:author="kyx" w:date="2026-08-03T17:46:00Z">
              <w:r>
                <w:rPr>
                  <w:rFonts w:hint="eastAsia" w:ascii="微软雅黑 Light" w:hAnsi="微软雅黑 Light" w:eastAsia="微软雅黑 Light"/>
                  <w:b/>
                  <w:sz w:val="22"/>
                  <w:szCs w:val="22"/>
                </w:rPr>
                <w:t>是我们自定义的，还是现有的？</w:t>
              </w:r>
            </w:ins>
            <w:ins w:id="86" w:author="kyx" w:date="2026-08-03T17:45:00Z">
              <w:r>
                <w:rPr>
                  <w:rFonts w:hint="eastAsia" w:ascii="微软雅黑 Light" w:hAnsi="微软雅黑 Light" w:eastAsia="微软雅黑 Light"/>
                  <w:b/>
                  <w:sz w:val="22"/>
                  <w:szCs w:val="22"/>
                </w:rPr>
                <w:t>）</w:t>
              </w:r>
            </w:ins>
          </w:p>
          <w:p>
            <w:pPr>
              <w:spacing w:before="60" w:after="60"/>
            </w:pPr>
            <w:r>
              <w:rPr>
                <w:rFonts w:hint="eastAsia" w:ascii="微软雅黑 Light" w:hAnsi="微软雅黑 Light" w:eastAsia="微软雅黑 Light"/>
                <w:b/>
                <w:color w:val="C00000"/>
                <w:sz w:val="21"/>
                <w:szCs w:val="21"/>
              </w:rPr>
              <w:t xml:space="preserve">【答复】</w:t>
            </w:r>
            <w:r>
              <w:rPr>
                <w:rFonts w:hint="eastAsia" w:ascii="微软雅黑 Light" w:hAnsi="微软雅黑 Light" w:eastAsia="微软雅黑 Light"/>
                <w:color w:val="C00000"/>
                <w:sz w:val="21"/>
                <w:szCs w:val="21"/>
              </w:rPr>
              <w:t xml:space="preserve">**发明人已确认:该优先级公式为原创自定义公式,未直接引用单一文献**。经比对公开资料:分子 p×ΔQ 中 ΔQ 的画质改善思想可类比 3D Tiles 规范中 geometricError 映射屏幕像素误差的 SSE 思想;分母 α×N+β×C+ε 的网络/缓存代价线性加权是自适应流媒体调度(如 MPEG-DASH ABR)与边缘计算内容预取领域的常见建模手段;整体 cost-benefit ratio 形式是调度优化领域的常见范式。但将轨迹预测概率、几何误差视点自适应、网络/缓存代价三者统一为单一优先级分数(含 α/β 随带宽动态调节)的具体公式,在 3D GIS/空间数据加载领域未见相同文献。建议在交底书中增加如下表述:「本发明的优先级计算公式为自定义的 cost-benefit 调度评分函数,其分子表征瓦片加载的预期视觉收益(由预测命中概率与 LOD 改善量共同决定),分母表征加载的资源代价(由网络带宽压力与缓存压力加权求和),整体构成单位代价下的预期收益指标,用于指导预加载优先级排序。该公式属于原创设计,未直接引用单一文献。」</w:t>
            </w:r>
          </w:p>
          <w:p w14:paraId="6B794464">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参数定义：</w:t>
            </w:r>
          </w:p>
          <w:p w14:paraId="2641AD03">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p (命中概率)：[0,1]，p = max_{t∈[0,T]} P_final(tile, t)</w:t>
            </w:r>
            <w:ins w:id="87" w:author="kyx" w:date="2026-08-05T09:01:00Z">
              <w:r>
                <w:rPr>
                  <w:rFonts w:hint="eastAsia" w:ascii="微软雅黑 Light" w:hAnsi="微软雅黑 Light" w:eastAsia="微软雅黑 Light"/>
                  <w:b/>
                  <w:sz w:val="22"/>
                  <w:szCs w:val="22"/>
                </w:rPr>
                <w:t>（该公式是指T时段内的P_final的最大值？）</w:t>
              </w:r>
            </w:ins>
            <w:r>
              <w:rPr>
                <w:rFonts w:hint="eastAsia" w:ascii="微软雅黑 Light" w:hAnsi="微软雅黑 Light" w:eastAsia="微软雅黑 Light"/>
                <w:b/>
                <w:sz w:val="22"/>
                <w:szCs w:val="22"/>
              </w:rPr>
              <w:t>，T 为预加载时间窗口（默认 30 秒）</w:t>
            </w:r>
          </w:p>
          <w:p>
            <w:pPr>
              <w:spacing w:before="60" w:after="60"/>
            </w:pPr>
            <w:r>
              <w:rPr>
                <w:rFonts w:hint="eastAsia" w:ascii="微软雅黑 Light" w:hAnsi="微软雅黑 Light" w:eastAsia="微软雅黑 Light"/>
                <w:b/>
                <w:color w:val="C00000"/>
                <w:sz w:val="21"/>
                <w:szCs w:val="21"/>
              </w:rPr>
              <w:t xml:space="preserve">【答复】</w:t>
            </w:r>
            <w:r>
              <w:rPr>
                <w:rFonts w:hint="eastAsia" w:ascii="微软雅黑 Light" w:hAnsi="微软雅黑 Light" w:eastAsia="微软雅黑 Light"/>
                <w:color w:val="C00000"/>
                <w:sz w:val="21"/>
                <w:szCs w:val="21"/>
              </w:rPr>
              <w:t xml:space="preserve">是的。p 表示"命中概率",定义为在预加载时间窗口 T(默认 30 秒)内,融合概率 P_final(tile, t) 关于时间 t 的最大值,即该瓦片在未来 T 秒内最可能被用户访问的概率峰值。取最大值而非均值,是为了保证"只要窗口内某个时刻可能被访问,就值得优先预加载"。该定义在文档 7.1.1 节优先级计算公式的参数说明中已明确给出。</w:t>
            </w:r>
          </w:p>
          <w:p w14:paraId="40970928">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ΔQ (画质改善)：像素单位，ΔQ = tile.geometricError × tile.screenProjectionArea / tile.currentLODError</w:t>
            </w:r>
            <w:ins w:id="88" w:author="kyx" w:date="2026-08-03T16:51:00Z">
              <w:r>
                <w:rPr>
                  <w:rFonts w:hint="eastAsia" w:ascii="微软雅黑 Light" w:hAnsi="微软雅黑 Light" w:eastAsia="微软雅黑 Light"/>
                  <w:b/>
                  <w:sz w:val="22"/>
                  <w:szCs w:val="22"/>
                </w:rPr>
                <w:t>（待</w:t>
              </w:r>
            </w:ins>
            <w:ins w:id="89" w:author="kyx" w:date="2026-08-03T16:52:00Z">
              <w:r>
                <w:rPr>
                  <w:rFonts w:hint="eastAsia" w:ascii="微软雅黑 Light" w:hAnsi="微软雅黑 Light" w:eastAsia="微软雅黑 Light"/>
                  <w:b/>
                  <w:sz w:val="22"/>
                  <w:szCs w:val="22"/>
                </w:rPr>
                <w:t>补充，tile.geometricError、tile.screenProjectionArea、tile.currentLODError分别表示什么含义，ΔQ如何理解？</w:t>
              </w:r>
            </w:ins>
            <w:ins w:id="90" w:author="kyx" w:date="2026-08-03T17:45:00Z">
              <w:r>
                <w:rPr>
                  <w:rFonts w:hint="eastAsia" w:ascii="微软雅黑 Light" w:hAnsi="微软雅黑 Light" w:eastAsia="微软雅黑 Light"/>
                  <w:b/>
                  <w:sz w:val="22"/>
                  <w:szCs w:val="22"/>
                </w:rPr>
                <w:t>是否为现有公式</w:t>
              </w:r>
            </w:ins>
            <w:ins w:id="91" w:author="kyx" w:date="2026-08-03T16:51:00Z">
              <w:r>
                <w:rPr>
                  <w:rFonts w:hint="eastAsia" w:ascii="微软雅黑 Light" w:hAnsi="微软雅黑 Light" w:eastAsia="微软雅黑 Light"/>
                  <w:b/>
                  <w:sz w:val="22"/>
                  <w:szCs w:val="22"/>
                </w:rPr>
                <w:t>）</w:t>
              </w:r>
            </w:ins>
          </w:p>
          <w:p>
            <w:pPr>
              <w:spacing w:before="60" w:after="60"/>
            </w:pPr>
            <w:r>
              <w:rPr>
                <w:rFonts w:hint="eastAsia" w:ascii="微软雅黑 Light" w:hAnsi="微软雅黑 Light" w:eastAsia="微软雅黑 Light"/>
                <w:b/>
                <w:color w:val="C00000"/>
                <w:sz w:val="21"/>
                <w:szCs w:val="21"/>
              </w:rPr>
              <w:t xml:space="preserve">【答复】</w:t>
            </w:r>
            <w:r>
              <w:rPr>
                <w:rFonts w:hint="eastAsia" w:ascii="微软雅黑 Light" w:hAnsi="微软雅黑 Light" w:eastAsia="微软雅黑 Light"/>
                <w:color w:val="C00000"/>
                <w:sz w:val="21"/>
                <w:szCs w:val="21"/>
              </w:rPr>
              <w:t xml:space="preserve">ΔQ 三个字段的精确计算方式如下(发明人已确认):
**(1) tile.geometricError**:3D Tiles 规范标准字段(米),表示瓦片内容相对真实几何的最大误差,从 tileset.json 直接读取,无需计算。
**(2) tile.screenProjectionArea — 包围体投影面积法(自定义字段)**:将瓦片 boundingVolume(box 取 8 角点、sphere 取轮廓点、region 转笛卡尔坐标角点)经 MVP 矩阵变换到裁剪空间,透视除法后映射到屏幕像素坐标,计算这些屏幕坐标点构成的凸包面积(平方像素,如 Shoelace 公式)。瓦片越近、投影面积越大,此值越大。
**(3) tile.currentLODError — 瓦片树父子关系法(自定义字段)**:若瓦片尚未加载,currentLODError = 父瓦片的 geometricError(当前渲染的是父瓦片低精度版本);若瓦片已加载但非最高精度,currentLODError = tile.geometricError。
**ΔQ 的物理含义**:用更精细瓦片替换当前瓦片后每像素的误差减少量——geometricError 越大(当前层级越粗糙)、屏幕投影面积越大(观感影响越大)、当前误差越小,ΔQ 越大,优先级越高。该公式为发明人自定义,未见于公开规范(3D Tiles 标准仅含 SSE 计算,不含画质改善度量)。</w:t>
            </w:r>
          </w:p>
          <w:p w14:paraId="7D471ECA">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N (网络占用)：MB 单位，从瓦片元数据读取文件大小，归一化到 [0,1]</w:t>
            </w:r>
            <w:ins w:id="92" w:author="kyx" w:date="2026-08-03T16:52:00Z">
              <w:r>
                <w:rPr>
                  <w:rFonts w:hint="eastAsia" w:ascii="微软雅黑 Light" w:hAnsi="微软雅黑 Light" w:eastAsia="微软雅黑 Light"/>
                  <w:b/>
                  <w:sz w:val="22"/>
                  <w:szCs w:val="22"/>
                </w:rPr>
                <w:t>（网络占用，实质就是待</w:t>
              </w:r>
            </w:ins>
            <w:ins w:id="93" w:author="kyx" w:date="2026-08-03T16:53:00Z">
              <w:r>
                <w:rPr>
                  <w:rFonts w:hint="eastAsia" w:ascii="微软雅黑 Light" w:hAnsi="微软雅黑 Light" w:eastAsia="微软雅黑 Light"/>
                  <w:b/>
                  <w:sz w:val="22"/>
                  <w:szCs w:val="22"/>
                </w:rPr>
                <w:t>加载的瓦片大小？</w:t>
              </w:r>
            </w:ins>
            <w:ins w:id="94" w:author="kyx" w:date="2026-08-03T16:52:00Z">
              <w:r>
                <w:rPr>
                  <w:rFonts w:hint="eastAsia" w:ascii="微软雅黑 Light" w:hAnsi="微软雅黑 Light" w:eastAsia="微软雅黑 Light"/>
                  <w:b/>
                  <w:sz w:val="22"/>
                  <w:szCs w:val="22"/>
                </w:rPr>
                <w:t>）</w:t>
              </w:r>
            </w:ins>
          </w:p>
          <w:p>
            <w:pPr>
              <w:spacing w:before="60" w:after="60"/>
            </w:pPr>
            <w:r>
              <w:rPr>
                <w:rFonts w:hint="eastAsia" w:ascii="微软雅黑 Light" w:hAnsi="微软雅黑 Light" w:eastAsia="微软雅黑 Light"/>
                <w:b/>
                <w:color w:val="C00000"/>
                <w:sz w:val="21"/>
                <w:szCs w:val="21"/>
              </w:rPr>
              <w:t xml:space="preserve">【答复】</w:t>
            </w:r>
            <w:r>
              <w:rPr>
                <w:rFonts w:hint="eastAsia" w:ascii="微软雅黑 Light" w:hAnsi="微软雅黑 Light" w:eastAsia="微软雅黑 Light"/>
                <w:color w:val="C00000"/>
                <w:sz w:val="21"/>
                <w:szCs w:val="21"/>
              </w:rPr>
              <w:t xml:space="preserve">是的。文档明确说明 N 的单位为 MB,"从瓦片元数据读取文件大小,归一化到[0,1]"——即从 tileset.json 中读取该瓦片内容文件(content)的大小,归一化后作为网络占用成本项。瓦片内容文件越大,网络传输耗时越长,该瓦片的 N 越大,优先级越低(N 位于分母)。该含义在文档中有明确依据。</w:t>
            </w:r>
          </w:p>
          <w:p w14:paraId="2C7534BA">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C (缓存压力)：[0,1]，C = (currentCacheSize + tile.contentSize) / maxCacheSize</w:t>
            </w:r>
          </w:p>
          <w:p w14:paraId="27749B77">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α, β (权重系数)：根据网络带宽动态调整，α = 0.6 (中带宽)，β = 0.4，满足 α + β = 1.0</w:t>
            </w:r>
          </w:p>
          <w:p w14:paraId="3F7CDA2E">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ε：防除零常数 10^-6</w:t>
            </w:r>
          </w:p>
          <w:p w14:paraId="33CAE829">
            <w:pPr>
              <w:rPr>
                <w:rFonts w:hint="eastAsia" w:ascii="微软雅黑 Light" w:hAnsi="微软雅黑 Light" w:eastAsia="微软雅黑 Light"/>
                <w:b/>
                <w:sz w:val="22"/>
                <w:szCs w:val="22"/>
              </w:rPr>
            </w:pPr>
          </w:p>
          <w:p w14:paraId="0A393162">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系统按 Priority 从高到低排序，选择前 K 个瓦片进行预加载。</w:t>
            </w:r>
            <w:ins w:id="95" w:author="kyx" w:date="2026-08-03T17:11:00Z">
              <w:r>
                <w:rPr>
                  <w:rFonts w:hint="eastAsia" w:ascii="微软雅黑 Light" w:hAnsi="微软雅黑 Light" w:eastAsia="微软雅黑 Light"/>
                  <w:b/>
                  <w:sz w:val="22"/>
                  <w:szCs w:val="22"/>
                </w:rPr>
                <w:t>（</w:t>
              </w:r>
            </w:ins>
            <w:ins w:id="96" w:author="kyx" w:date="2026-08-03T17:12:00Z">
              <w:r>
                <w:rPr>
                  <w:rFonts w:hint="eastAsia" w:ascii="微软雅黑 Light" w:hAnsi="微软雅黑 Light" w:eastAsia="微软雅黑 Light"/>
                  <w:b/>
                  <w:sz w:val="22"/>
                  <w:szCs w:val="22"/>
                </w:rPr>
                <w:t>是针对待加载3D场景中的所有瓦片进行排序，选择</w:t>
              </w:r>
            </w:ins>
            <w:ins w:id="97" w:author="kyx" w:date="2026-08-03T17:11:00Z">
              <w:r>
                <w:rPr>
                  <w:rFonts w:hint="eastAsia" w:ascii="微软雅黑 Light" w:hAnsi="微软雅黑 Light" w:eastAsia="微软雅黑 Light"/>
                  <w:b/>
                  <w:sz w:val="22"/>
                  <w:szCs w:val="22"/>
                </w:rPr>
                <w:t>前K个瓦片</w:t>
              </w:r>
            </w:ins>
            <w:ins w:id="98" w:author="kyx" w:date="2026-08-03T17:12:00Z">
              <w:r>
                <w:rPr>
                  <w:rFonts w:hint="eastAsia" w:ascii="微软雅黑 Light" w:hAnsi="微软雅黑 Light" w:eastAsia="微软雅黑 Light"/>
                  <w:b/>
                  <w:sz w:val="22"/>
                  <w:szCs w:val="22"/>
                </w:rPr>
                <w:t>进行加载</w:t>
              </w:r>
            </w:ins>
            <w:ins w:id="99" w:author="kyx" w:date="2026-08-03T17:17:00Z">
              <w:r>
                <w:rPr>
                  <w:rFonts w:hint="eastAsia" w:ascii="微软雅黑 Light" w:hAnsi="微软雅黑 Light" w:eastAsia="微软雅黑 Light"/>
                  <w:b/>
                  <w:sz w:val="22"/>
                  <w:szCs w:val="22"/>
                </w:rPr>
                <w:t>？</w:t>
              </w:r>
            </w:ins>
            <w:ins w:id="100" w:author="kyx" w:date="2026-08-05T09:03:00Z">
              <w:r>
                <w:rPr>
                  <w:rFonts w:hint="eastAsia" w:ascii="微软雅黑 Light" w:hAnsi="微软雅黑 Light" w:eastAsia="微软雅黑 Light"/>
                  <w:b/>
                  <w:sz w:val="22"/>
                  <w:szCs w:val="22"/>
                </w:rPr>
                <w:t>还是只对3D场景中视锥体内的瓦片进行排序，从中选择</w:t>
              </w:r>
            </w:ins>
            <w:ins w:id="101" w:author="kyx" w:date="2026-08-05T09:04:00Z">
              <w:r>
                <w:rPr>
                  <w:rFonts w:hint="eastAsia" w:ascii="微软雅黑 Light" w:hAnsi="微软雅黑 Light" w:eastAsia="微软雅黑 Light"/>
                  <w:b/>
                  <w:sz w:val="22"/>
                  <w:szCs w:val="22"/>
                </w:rPr>
                <w:t>前K个瓦片进行加载</w:t>
              </w:r>
            </w:ins>
            <w:ins w:id="102" w:author="kyx" w:date="2026-08-05T09:03:00Z">
              <w:r>
                <w:rPr>
                  <w:rFonts w:hint="eastAsia" w:ascii="微软雅黑 Light" w:hAnsi="微软雅黑 Light" w:eastAsia="微软雅黑 Light"/>
                  <w:b/>
                  <w:sz w:val="22"/>
                  <w:szCs w:val="22"/>
                </w:rPr>
                <w:t>？</w:t>
              </w:r>
            </w:ins>
            <w:ins w:id="103" w:author="kyx" w:date="2026-08-03T17:11:00Z">
              <w:r>
                <w:rPr>
                  <w:rFonts w:hint="eastAsia" w:ascii="微软雅黑 Light" w:hAnsi="微软雅黑 Light" w:eastAsia="微软雅黑 Light"/>
                  <w:b/>
                  <w:sz w:val="22"/>
                  <w:szCs w:val="22"/>
                </w:rPr>
                <w:t>）</w:t>
              </w:r>
            </w:ins>
          </w:p>
          <w:p>
            <w:pPr>
              <w:spacing w:before="60" w:after="60"/>
            </w:pPr>
            <w:r>
              <w:rPr>
                <w:rFonts w:hint="eastAsia" w:ascii="微软雅黑 Light" w:hAnsi="微软雅黑 Light" w:eastAsia="微软雅黑 Light"/>
                <w:b/>
                <w:color w:val="C00000"/>
                <w:sz w:val="21"/>
                <w:szCs w:val="21"/>
              </w:rPr>
              <w:t xml:space="preserve">【答复】</w:t>
            </w:r>
            <w:r>
              <w:rPr>
                <w:rFonts w:hint="eastAsia" w:ascii="微软雅黑 Light" w:hAnsi="微软雅黑 Light" w:eastAsia="微软雅黑 Light"/>
                <w:color w:val="C00000"/>
                <w:sz w:val="21"/>
                <w:szCs w:val="21"/>
              </w:rPr>
              <w:t xml:space="preserve">预加载候选集合与 K 的规则如下(发明人已确认):
**(1) 候选集合构成 — 纯预测驱动**:候选集合 = 预测轨迹影响范围内的所有瓦片(由 7.1.1-Q2 的路径扫描关联机制确定),不包含当前视锥体内的瓦片(当前可见瓦片由正常渲染管线独立处理,避免重复调度)。候选集合需排除四类瓦片:① 已加载且精度已达标的瓦片(ΔQ≈0);② 已在渲染队列中的瓦片;③ 超出最大可视距离的瓦片;④ 用户/应用标记为不感兴趣的瓦片(如配置排除区域)。
**(2) K 的取值 — 带宽+缓存动态自适应**:K = min(K_bandwidth, K_cache, K_max),其中 K_bandwidth = floor(当前可用带宽 × 预加载时间窗口 T / 平均瓦片文件大小)(时间窗口内能下载几个就预加载几个),K_cache = floor((最大缓存容量 − 当前缓存占用) / 平均瓦片文件大小)(缓存接近满载时自动减少预加载,避免溢出),K_max 为经验上限(如 200),防止极端网络条件下过度预加载。
**(3) 预加载与渲染的协调 — 统一队列**:预加载与渲染共用同一优先级公式排序,当前可见瓦片的 p=1.0(确定性可见)天然优先于预加载瓦片(p&lt;1.0),无需独立队列。</w:t>
            </w:r>
          </w:p>
          <w:p w14:paraId="37E81994">
            <w:pPr>
              <w:rPr>
                <w:ins w:id="104" w:author="kyx" w:date="2026-08-05T10:49:00Z"/>
                <w:rFonts w:hint="eastAsia" w:ascii="微软雅黑 Light" w:hAnsi="微软雅黑 Light" w:eastAsia="微软雅黑 Light"/>
                <w:b/>
                <w:sz w:val="22"/>
                <w:szCs w:val="22"/>
              </w:rPr>
            </w:pPr>
            <w:ins w:id="105" w:author="kyx" w:date="2026-08-05T10:49:00Z">
              <w:r>
                <w:rPr>
                  <w:rFonts w:hint="eastAsia" w:ascii="微软雅黑 Light" w:hAnsi="微软雅黑 Light" w:eastAsia="微软雅黑 Light"/>
                  <w:b/>
                  <w:sz w:val="22"/>
                  <w:szCs w:val="22"/>
                  <w:highlight w:val="cyan"/>
                </w:rPr>
                <w:t>待确认：</w:t>
              </w:r>
            </w:ins>
            <w:ins w:id="106" w:author="kyx" w:date="2026-08-05T10:50:00Z">
              <w:r>
                <w:rPr>
                  <w:rFonts w:hint="eastAsia" w:ascii="微软雅黑 Light" w:hAnsi="微软雅黑 Light" w:eastAsia="微软雅黑 Light"/>
                  <w:b/>
                  <w:sz w:val="22"/>
                  <w:szCs w:val="22"/>
                  <w:highlight w:val="cyan"/>
                </w:rPr>
                <w:t>7.1.1中</w:t>
              </w:r>
            </w:ins>
            <w:ins w:id="107" w:author="kyx" w:date="2026-08-05T10:49:00Z">
              <w:r>
                <w:rPr>
                  <w:rFonts w:hint="eastAsia" w:ascii="微软雅黑 Light" w:hAnsi="微软雅黑 Light" w:eastAsia="微软雅黑 Light"/>
                  <w:b/>
                  <w:sz w:val="22"/>
                  <w:szCs w:val="22"/>
                  <w:highlight w:val="cyan"/>
                </w:rPr>
                <w:t>哪些步骤存在核心改进？哪些步骤是基于现有技术实现?</w:t>
              </w:r>
            </w:ins>
          </w:p>
          <w:p>
            <w:pPr>
              <w:spacing w:before="60" w:after="60"/>
            </w:pPr>
            <w:r>
              <w:rPr>
                <w:rFonts w:hint="eastAsia" w:ascii="微软雅黑 Light" w:hAnsi="微软雅黑 Light" w:eastAsia="微软雅黑 Light"/>
                <w:b/>
                <w:color w:val="C00000"/>
                <w:sz w:val="21"/>
                <w:szCs w:val="21"/>
              </w:rPr>
              <w:t xml:space="preserve">【答复】</w:t>
            </w:r>
            <w:r>
              <w:rPr>
                <w:rFonts w:hint="eastAsia" w:ascii="微软雅黑 Light" w:hAnsi="微软雅黑 Light" w:eastAsia="微软雅黑 Light"/>
                <w:color w:val="C00000"/>
                <w:sz w:val="21"/>
                <w:szCs w:val="21"/>
              </w:rPr>
              <w:t xml:space="preserve">按 7.1.1 节步骤逐一判断:
**【基于现有技术的步骤】**
(1) 输入采集(当前位置/速度/加速度):相机状态获取是 3D 引擎的标准能力(相机矩阵、速度推算),属现有技术。
(2) 卡尔曼滤波器短时轨迹预测(0-5 秒):卡尔曼滤波是经典的时序状态估计算法,用于轨迹预测亦属常见应用(公开技术)。
(3) 马尔可夫链中时预测(5-30 秒):马尔可夫链状态转移是经典概率模型(公开技术)。
(4) LSTM/Transformer 长时预测(30-120 秒):神经网络序列模型是公开技术。
**【核心改进(推断)】**
(5) 短-中-长三时域分层预测架构及并行运行:将三种不同时间尺度的预测模型组合为分层架构并统一输出到瓦片粒度,此为文档提出的组合方案,未见于 Cesium 等公开实现。
(6) 时域加权融合公式(权重随预测时域指数衰减并归一化):权重函数 w_short/w_medium/w_long 的具体形式为文档自定义(未见公开来源)。
(7) 优先级计算公式 Priority = (p × ΔQ)/(α×N + β×C + ε):文档自定义(见 Q4)。
(8) 预测概率驱动的瓦片预加载(前 K 个):将行为预测结果用于 3D Tiles 瓦片主动预加载,该应用方向为文档提出的改进。
**【待确认】**
- ~~上述"核心改进"的认定基于文档描述与公开实现的对比(推断),建议发明人确认:时域加权融合公式与优先级公式是否参考了特定文献;若为完全原创,建议在交底书中明确表述为自定义公式。~~ **已确认(2026-08-07):时域加权融合公式与优先级公式均为发明人自定义,未参考特定文献,交底书将明确表述为自定义公式。**</w:t>
            </w:r>
          </w:p>
          <w:p w14:paraId="4F2830D3">
            <w:pPr>
              <w:rPr>
                <w:rFonts w:hint="eastAsia" w:ascii="微软雅黑 Light" w:hAnsi="微软雅黑 Light" w:eastAsia="微软雅黑 Light"/>
                <w:b/>
                <w:sz w:val="22"/>
                <w:szCs w:val="22"/>
              </w:rPr>
            </w:pPr>
          </w:p>
          <w:p w14:paraId="53E5FFA5">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highlight w:val="yellow"/>
              </w:rPr>
              <w:t>7</w:t>
            </w:r>
            <w:r>
              <w:rPr>
                <w:rFonts w:ascii="微软雅黑 Light" w:hAnsi="微软雅黑 Light" w:eastAsia="微软雅黑 Light"/>
                <w:b/>
                <w:sz w:val="22"/>
                <w:szCs w:val="22"/>
                <w:highlight w:val="yellow"/>
              </w:rPr>
              <w:t>.1</w:t>
            </w:r>
            <w:r>
              <w:rPr>
                <w:rFonts w:hint="eastAsia" w:ascii="微软雅黑 Light" w:hAnsi="微软雅黑 Light" w:eastAsia="微软雅黑 Light"/>
                <w:b/>
                <w:sz w:val="22"/>
                <w:szCs w:val="22"/>
                <w:highlight w:val="yellow"/>
              </w:rPr>
              <w:t>.2 动态非线性 LOD 调度</w:t>
            </w:r>
          </w:p>
          <w:p w14:paraId="398D337C">
            <w:pPr>
              <w:rPr>
                <w:rFonts w:hint="eastAsia" w:ascii="微软雅黑 Light" w:hAnsi="微软雅黑 Light" w:eastAsia="微软雅黑 Light"/>
                <w:b/>
                <w:sz w:val="22"/>
                <w:szCs w:val="22"/>
              </w:rPr>
            </w:pPr>
          </w:p>
          <w:p w14:paraId="78FCEE04">
            <w:pPr>
              <w:rPr>
                <w:rFonts w:hint="eastAsia" w:ascii="微软雅黑 Light" w:hAnsi="微软雅黑 Light" w:eastAsia="微软雅黑 Light"/>
                <w:b/>
                <w:color w:val="0070C0"/>
                <w:sz w:val="22"/>
                <w:szCs w:val="22"/>
              </w:rPr>
            </w:pPr>
            <w:r>
              <w:rPr>
                <w:rFonts w:hint="eastAsia" w:ascii="微软雅黑 Light" w:hAnsi="微软雅黑 Light" w:eastAsia="微软雅黑 Light"/>
                <w:b/>
                <w:color w:val="0070C0"/>
                <w:sz w:val="22"/>
                <w:szCs w:val="22"/>
              </w:rPr>
              <w:t>（1）雾化函数</w:t>
            </w:r>
          </w:p>
          <w:p w14:paraId="1A4404B8">
            <w:pPr>
              <w:rPr>
                <w:rFonts w:hint="eastAsia" w:ascii="微软雅黑 Light" w:hAnsi="微软雅黑 Light" w:eastAsia="微软雅黑 Light"/>
                <w:b/>
                <w:sz w:val="22"/>
                <w:szCs w:val="22"/>
              </w:rPr>
            </w:pPr>
          </w:p>
          <w:p w14:paraId="3E75C4A9">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使用指数衰减雾化函数动态调整屏幕空间误差阈值：</w:t>
            </w:r>
          </w:p>
          <w:p w14:paraId="47065B9D">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w:t>
            </w:r>
          </w:p>
          <w:p w14:paraId="59F5762B">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SSE_adjusted = SSE_base × [1.0 - exp(-(distance × density)^2)]</w:t>
            </w:r>
          </w:p>
          <w:p w14:paraId="38C32B2F">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w:t>
            </w:r>
          </w:p>
          <w:p w14:paraId="325C8291">
            <w:pPr>
              <w:rPr>
                <w:rFonts w:hint="eastAsia" w:ascii="微软雅黑 Light" w:hAnsi="微软雅黑 Light" w:eastAsia="微软雅黑 Light"/>
                <w:b/>
                <w:sz w:val="22"/>
                <w:szCs w:val="22"/>
              </w:rPr>
            </w:pPr>
            <w:ins w:id="108" w:author="kyx" w:date="2026-08-05T09:05:00Z">
              <w:r>
                <w:rPr>
                  <w:rFonts w:hint="eastAsia" w:ascii="微软雅黑 Light" w:hAnsi="微软雅黑 Light" w:eastAsia="微软雅黑 Light"/>
                  <w:b/>
                  <w:sz w:val="22"/>
                  <w:szCs w:val="22"/>
                </w:rPr>
                <w:t>以上公式是我们自定义的，还是现有的？</w:t>
              </w:r>
            </w:ins>
          </w:p>
          <w:p>
            <w:pPr>
              <w:spacing w:before="60" w:after="60"/>
            </w:pPr>
            <w:r>
              <w:rPr>
                <w:rFonts w:hint="eastAsia" w:ascii="微软雅黑 Light" w:hAnsi="微软雅黑 Light" w:eastAsia="微软雅黑 Light"/>
                <w:b/>
                <w:color w:val="C00000"/>
                <w:sz w:val="21"/>
                <w:szCs w:val="21"/>
              </w:rPr>
              <w:t xml:space="preserve">【答复】</w:t>
            </w:r>
            <w:r>
              <w:rPr>
                <w:rFonts w:hint="eastAsia" w:ascii="微软雅黑 Light" w:hAnsi="微软雅黑 Light" w:eastAsia="微软雅黑 Light"/>
                <w:color w:val="C00000"/>
                <w:sz w:val="21"/>
                <w:szCs w:val="21"/>
              </w:rPr>
              <w:t xml:space="preserve">该公式中涉及的指数衰减函数 [1.0 − exp(−(distance × density)²)] 是现有公开规范中的函数,但整体公式的应用方式属于发明人自定义。具体来说:(1)该指数衰减函数是 CesiumJS 中 CesiumMath.fog 函数的精确实现(CesiumJS 源码: return 1.0 − Math.exp(−(scalar × scalar)),其中 scalar = distanceToCamera × density),其数学本质是 OpenGL 标准中的 GL_EXP2 雾化模型(f = e^[−(density · z)²]),属于公开规范的已有公式。(2)然而,CesiumJS 中 dynamicScreenSpaceError 将该函数以减法方式应用(即 error −= fog(distance, density) × factor),降低远处瓦片的有效 SSE 从而实现 LOD 降级;而交底书中将其以乘法方式应用于 SSE 阈值(SSE_adjusted = SSE_base × fog_value),这种用法在 CesiumJS 及 3D Tiles 规范中均未出现。因此,核心指数衰减函数来自 CesiumJS/OpenGL 公开规范,但将其作为 SSE 阈值的乘法修正因子是发明人的自定义方法。</w:t>
            </w:r>
          </w:p>
          <w:p w14:paraId="2209BC02">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其中 density 为雾密度系数，取值范围 [0.001, 0.1]，根据瓦片密度自动计算：</w:t>
            </w:r>
            <w:ins w:id="109" w:author="kyx" w:date="2026-08-05T09:06:00Z">
              <w:r>
                <w:rPr>
                  <w:rFonts w:hint="eastAsia" w:ascii="微软雅黑 Light" w:hAnsi="微软雅黑 Light" w:eastAsia="微软雅黑 Light"/>
                  <w:b/>
                  <w:sz w:val="22"/>
                  <w:szCs w:val="22"/>
                </w:rPr>
                <w:t>公式中的</w:t>
              </w:r>
            </w:ins>
            <w:ins w:id="110" w:author="kyx" w:date="2026-08-03T17:20:00Z">
              <w:r>
                <w:rPr>
                  <w:rFonts w:hint="eastAsia" w:ascii="微软雅黑 Light" w:hAnsi="微软雅黑 Light" w:eastAsia="微软雅黑 Light"/>
                  <w:b/>
                  <w:sz w:val="22"/>
                  <w:szCs w:val="22"/>
                </w:rPr>
                <w:t>distance是指什么距离，SSE_base</w:t>
              </w:r>
            </w:ins>
            <w:ins w:id="111" w:author="kyx" w:date="2026-08-03T17:27:00Z">
              <w:r>
                <w:rPr>
                  <w:rFonts w:hint="eastAsia" w:ascii="微软雅黑 Light" w:hAnsi="微软雅黑 Light" w:eastAsia="微软雅黑 Light"/>
                  <w:b/>
                  <w:sz w:val="22"/>
                  <w:szCs w:val="22"/>
                </w:rPr>
                <w:t>具体</w:t>
              </w:r>
            </w:ins>
            <w:ins w:id="112" w:author="kyx" w:date="2026-08-03T17:26:00Z">
              <w:r>
                <w:rPr>
                  <w:rFonts w:hint="eastAsia" w:ascii="微软雅黑 Light" w:hAnsi="微软雅黑 Light" w:eastAsia="微软雅黑 Light"/>
                  <w:b/>
                  <w:sz w:val="22"/>
                  <w:szCs w:val="22"/>
                </w:rPr>
                <w:t>如何得到？</w:t>
              </w:r>
            </w:ins>
          </w:p>
          <w:p>
            <w:pPr>
              <w:spacing w:before="60" w:after="60"/>
            </w:pPr>
            <w:r>
              <w:rPr>
                <w:rFonts w:hint="eastAsia" w:ascii="微软雅黑 Light" w:hAnsi="微软雅黑 Light" w:eastAsia="微软雅黑 Light"/>
                <w:b/>
                <w:color w:val="C00000"/>
                <w:sz w:val="21"/>
                <w:szCs w:val="21"/>
              </w:rPr>
              <w:t xml:space="preserve">【答复】</w:t>
            </w:r>
            <w:r>
              <w:rPr>
                <w:rFonts w:hint="eastAsia" w:ascii="微软雅黑 Light" w:hAnsi="微软雅黑 Light" w:eastAsia="微软雅黑 Light"/>
                <w:color w:val="C00000"/>
                <w:sz w:val="21"/>
                <w:szCs w:val="21"/>
              </w:rPr>
              <w:t xml:space="preserve">(发明人已确认)SSE_base 定义为**固定的 maximumScreenSpaceError**(参考 Cesium 默认值 16 像素),是雾化、高度、地平线三个调整因子的统一基准值——各因子分别对 SSE_base 施加乘法修正,最终得到综合 SSE 阈值(SSE_threshold_final)用于瓦片细化判定,与 Cesium 原生语义一致。公式中的 distance 为**相机到瓦片中心的欧氏距离**(逐瓦片计算,即 CesiumJS 的 _distanceToCamera 语义),两个公式中出现的 distance 均指同一距离。</w:t>
            </w:r>
          </w:p>
          <w:p w14:paraId="6A7E6F91">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w:t>
            </w:r>
          </w:p>
          <w:p w14:paraId="70B35D45">
            <w:pPr>
              <w:rPr>
                <w:ins w:id="113" w:author="kyx" w:date="2026-08-05T09:07:00Z"/>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density = 0.005 × (tile_count / view_distance)</w:t>
            </w:r>
            <w:ins w:id="114" w:author="kyx" w:date="2026-08-03T17:24:00Z">
              <w:r>
                <w:rPr>
                  <w:rFonts w:hint="eastAsia" w:ascii="微软雅黑 Light" w:hAnsi="微软雅黑 Light" w:eastAsia="微软雅黑 Light"/>
                  <w:b/>
                  <w:sz w:val="22"/>
                  <w:szCs w:val="22"/>
                </w:rPr>
                <w:t xml:space="preserve"> 待补充：tile_count是指总瓦片数量还是？</w:t>
              </w:r>
            </w:ins>
            <w:ins w:id="115" w:author="kyx" w:date="2026-08-05T09:07:00Z">
              <w:r>
                <w:rPr>
                  <w:rFonts w:hint="eastAsia" w:ascii="微软雅黑 Light" w:hAnsi="微软雅黑 Light" w:eastAsia="微软雅黑 Light"/>
                  <w:b/>
                  <w:sz w:val="22"/>
                  <w:szCs w:val="22"/>
                </w:rPr>
                <w:t>具体是指3D场景中的所有瓦片，还是视锥体内的瓦片数量？</w:t>
              </w:r>
            </w:ins>
          </w:p>
          <w:p>
            <w:pPr>
              <w:spacing w:before="60" w:after="60"/>
            </w:pPr>
            <w:r>
              <w:rPr>
                <w:rFonts w:hint="eastAsia" w:ascii="微软雅黑 Light" w:hAnsi="微软雅黑 Light" w:eastAsia="微软雅黑 Light"/>
                <w:b/>
                <w:color w:val="C00000"/>
                <w:sz w:val="21"/>
                <w:szCs w:val="21"/>
              </w:rPr>
              <w:t xml:space="preserve">【答复】</w:t>
            </w:r>
            <w:r>
              <w:rPr>
                <w:rFonts w:hint="eastAsia" w:ascii="微软雅黑 Light" w:hAnsi="微软雅黑 Light" w:eastAsia="微软雅黑 Light"/>
                <w:color w:val="C00000"/>
                <w:sz w:val="21"/>
                <w:szCs w:val="21"/>
              </w:rPr>
              <w:t xml:space="preserve">(发明人已确认)density 自适应计算公式三个要素的定义:
**(1) tile_count = 当前视锥体内可见的瓦片数量**(经视锥体裁剪后参与 LOD 判定的瓦片数)。直接反映当前视角下的瓦片密度:面向密集建筑群时 density 升高(雾化增强、远景降精度),开阔地带 density 降低,符合"根据瓦片密度自动计算"的自适应设计意图。
**(2) view_distance = 相机最远可视距离(透视投影 far plane)**,渲染帧内相对稳定的配置参数。它与雾化公式中的 distance(逐瓦片的相机到瓦片中心距离)是两个不同变量:view_distance 决定全局的 density 基数, distance 决定每个瓦片在雾化函数中的衰减程度。far plane 越远,density 越低(雾化越弱),与远视距场景需要更多远景细节的预期一致。
**(3) 常量 0.005 = 经验调优值**:来源于小区级测试场景(约 5000 瓦片)下以内存优化 40% 为目标反复实验确定。在该场景取值下(tile_count=5000、view_distance=1000m),density = 0.005 × 5000/1000 = 0.025,落入 density 取值范围 [0.001, 0.1] 的中段,数值合理。参考 CesiumJS dynamicScreenSpaceErrorDensity 默认值 0.0002 为固定用户参数,本方案的自适应计算方式为发明人的自定义改进。</w:t>
            </w:r>
          </w:p>
          <w:p w14:paraId="0F8AFB86">
            <w:pPr>
              <w:rPr>
                <w:rFonts w:hint="eastAsia" w:ascii="微软雅黑 Light" w:hAnsi="微软雅黑 Light" w:eastAsia="微软雅黑 Light"/>
                <w:b/>
                <w:sz w:val="22"/>
                <w:szCs w:val="22"/>
              </w:rPr>
            </w:pPr>
            <w:ins w:id="116" w:author="kyx" w:date="2026-08-03T17:24:00Z">
              <w:r>
                <w:rPr>
                  <w:rFonts w:hint="eastAsia" w:ascii="微软雅黑 Light" w:hAnsi="微软雅黑 Light" w:eastAsia="微软雅黑 Light"/>
                  <w:b/>
                  <w:sz w:val="22"/>
                  <w:szCs w:val="22"/>
                </w:rPr>
                <w:t>view_distance</w:t>
              </w:r>
            </w:ins>
            <w:ins w:id="117" w:author="kyx" w:date="2026-08-03T17:25:00Z">
              <w:r>
                <w:rPr>
                  <w:rFonts w:hint="eastAsia" w:ascii="微软雅黑 Light" w:hAnsi="微软雅黑 Light" w:eastAsia="微软雅黑 Light"/>
                  <w:b/>
                  <w:sz w:val="22"/>
                  <w:szCs w:val="22"/>
                </w:rPr>
                <w:t>是指什么距离，与上面计算density采用的距离distance的关联是？</w:t>
              </w:r>
            </w:ins>
          </w:p>
          <w:p w14:paraId="61E00218">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w:t>
            </w:r>
          </w:p>
          <w:p w14:paraId="69BD3852">
            <w:pPr>
              <w:rPr>
                <w:rFonts w:hint="eastAsia" w:ascii="微软雅黑 Light" w:hAnsi="微软雅黑 Light" w:eastAsia="微软雅黑 Light"/>
                <w:b/>
                <w:sz w:val="22"/>
                <w:szCs w:val="22"/>
              </w:rPr>
            </w:pPr>
          </w:p>
          <w:p w14:paraId="1B268752">
            <w:pPr>
              <w:rPr>
                <w:rFonts w:hint="eastAsia" w:ascii="微软雅黑 Light" w:hAnsi="微软雅黑 Light" w:eastAsia="微软雅黑 Light"/>
                <w:b/>
                <w:color w:val="0070C0"/>
                <w:sz w:val="22"/>
                <w:szCs w:val="22"/>
              </w:rPr>
            </w:pPr>
            <w:r>
              <w:rPr>
                <w:rFonts w:hint="eastAsia" w:ascii="微软雅黑 Light" w:hAnsi="微软雅黑 Light" w:eastAsia="微软雅黑 Light"/>
                <w:b/>
                <w:color w:val="0070C0"/>
                <w:sz w:val="22"/>
                <w:szCs w:val="22"/>
              </w:rPr>
              <w:t>（2）高度自适应</w:t>
            </w:r>
          </w:p>
          <w:p w14:paraId="30220CFD">
            <w:pPr>
              <w:rPr>
                <w:rFonts w:hint="eastAsia" w:ascii="微软雅黑 Light" w:hAnsi="微软雅黑 Light" w:eastAsia="微软雅黑 Light"/>
                <w:b/>
                <w:sz w:val="22"/>
                <w:szCs w:val="22"/>
              </w:rPr>
            </w:pPr>
          </w:p>
          <w:p w14:paraId="2559023B">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相机高度对 SSE 阈值的影响：</w:t>
            </w:r>
          </w:p>
          <w:p w14:paraId="62B74D60">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w:t>
            </w:r>
          </w:p>
          <w:p w14:paraId="2D2041B4">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SSE_threshold_adjusted = SSE_base × (1 + camera_height / scene_height_range)</w:t>
            </w:r>
          </w:p>
          <w:p w14:paraId="49856A76">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w:t>
            </w:r>
          </w:p>
          <w:p w14:paraId="3B05043F">
            <w:pPr>
              <w:rPr>
                <w:ins w:id="118" w:author="kyx" w:date="2026-08-05T09:05:00Z"/>
                <w:rFonts w:hint="eastAsia" w:ascii="微软雅黑 Light" w:hAnsi="微软雅黑 Light" w:eastAsia="微软雅黑 Light"/>
                <w:b/>
                <w:sz w:val="22"/>
                <w:szCs w:val="22"/>
              </w:rPr>
            </w:pPr>
            <w:ins w:id="119" w:author="kyx" w:date="2026-08-03T17:42:00Z">
              <w:r>
                <w:rPr>
                  <w:rFonts w:hint="eastAsia" w:ascii="微软雅黑 Light" w:hAnsi="微软雅黑 Light" w:eastAsia="微软雅黑 Light"/>
                  <w:b/>
                  <w:sz w:val="22"/>
                  <w:szCs w:val="22"/>
                </w:rPr>
                <w:t>Q1，</w:t>
              </w:r>
            </w:ins>
            <w:ins w:id="120" w:author="kyx" w:date="2026-08-05T09:05:00Z">
              <w:r>
                <w:rPr>
                  <w:rFonts w:hint="eastAsia" w:ascii="微软雅黑 Light" w:hAnsi="微软雅黑 Light" w:eastAsia="微软雅黑 Light"/>
                  <w:b/>
                  <w:sz w:val="22"/>
                  <w:szCs w:val="22"/>
                </w:rPr>
                <w:t>以上公式是我们自定义的，还是现有的？</w:t>
              </w:r>
            </w:ins>
          </w:p>
          <w:p>
            <w:pPr>
              <w:spacing w:before="60" w:after="60"/>
            </w:pPr>
            <w:r>
              <w:rPr>
                <w:rFonts w:hint="eastAsia" w:ascii="微软雅黑 Light" w:hAnsi="微软雅黑 Light" w:eastAsia="微软雅黑 Light"/>
                <w:b/>
                <w:color w:val="C00000"/>
                <w:sz w:val="21"/>
                <w:szCs w:val="21"/>
              </w:rPr>
              <w:t xml:space="preserve">【答复】</w:t>
            </w:r>
            <w:r>
              <w:rPr>
                <w:rFonts w:hint="eastAsia" w:ascii="微软雅黑 Light" w:hAnsi="微软雅黑 Light" w:eastAsia="微软雅黑 Light"/>
                <w:color w:val="C00000"/>
                <w:sz w:val="21"/>
                <w:szCs w:val="21"/>
              </w:rPr>
              <w:t xml:space="preserve">该具体公式在 CesiumJS 及 3D Tiles 规范中未出现,属于发明人自定义。详细对比:(1)CesiumJS 确实具有相机高度对 LOD 的影响机制——dynamicScreenSpaceErrorHeightFalloff 参数(默认 0.25),其作用为:当相机高度低于 tileset 高度的 25% 时,完整的 density 生效;高于此比例时,density 逐渐衰减。但 Cesium 调整的是 density(进而间接影响 SSE),而非直接对 SSE 阈值做乘法修正。(2)交底书的公式 SSE_threshold_adjusted = SSE_base × (1 + camera_height / scene_height_range) 是直接对 SSE 阈值施加与相机高度成正比的线性乘法因子:高空俯视时 camera_height 增大,比值增大,SSE 阈值提高,从而减少远景细节加载。这一线性乘法的具体形式在 Cesium 及 3D Tiles 规范中均不存在,属于发明人的自定义方案。但其设计思想(高空俯视降低远处 LOD 精度)与 Cesium 的 height falloff 理念一致,可视为对同一问题的不同工程解法。**scene_height_range 定义为场景包围盒(即 tileset 根节点 boundingVolume)的高度范围(最高点与最低点的 Z 轴差,单位米),由瓦片树元数据直接求得**;若实际实现采用其他标定方式,建议在交底书中注明。</w:t>
            </w:r>
          </w:p>
          <w:p w14:paraId="64B85820">
            <w:pPr>
              <w:rPr>
                <w:ins w:id="121" w:author="kyx" w:date="2026-08-03T17:42:00Z"/>
                <w:rFonts w:hint="eastAsia" w:ascii="微软雅黑 Light" w:hAnsi="微软雅黑 Light" w:eastAsia="微软雅黑 Light"/>
                <w:b/>
                <w:sz w:val="22"/>
                <w:szCs w:val="22"/>
              </w:rPr>
            </w:pPr>
            <w:ins w:id="122" w:author="kyx" w:date="2026-08-05T09:05:00Z">
              <w:r>
                <w:rPr>
                  <w:rFonts w:hint="eastAsia" w:ascii="微软雅黑 Light" w:hAnsi="微软雅黑 Light" w:eastAsia="微软雅黑 Light"/>
                  <w:b/>
                  <w:sz w:val="22"/>
                  <w:szCs w:val="22"/>
                </w:rPr>
                <w:t>Q2，</w:t>
              </w:r>
            </w:ins>
            <w:ins w:id="123" w:author="kyx" w:date="2026-08-03T17:27:00Z">
              <w:r>
                <w:rPr>
                  <w:rFonts w:hint="eastAsia" w:ascii="微软雅黑 Light" w:hAnsi="微软雅黑 Light" w:eastAsia="微软雅黑 Light"/>
                  <w:b/>
                  <w:sz w:val="22"/>
                  <w:szCs w:val="22"/>
                </w:rPr>
                <w:t>SSE_threshold_adjusted</w:t>
              </w:r>
            </w:ins>
            <w:ins w:id="124" w:author="kyx" w:date="2026-08-03T17:28:00Z">
              <w:r>
                <w:rPr>
                  <w:rFonts w:hint="eastAsia" w:ascii="微软雅黑 Light" w:hAnsi="微软雅黑 Light" w:eastAsia="微软雅黑 Light"/>
                  <w:b/>
                  <w:sz w:val="22"/>
                  <w:szCs w:val="22"/>
                </w:rPr>
                <w:t>与SSE_adjusted的关系是？能否举例说明？</w:t>
              </w:r>
            </w:ins>
            <w:ins w:id="125" w:author="kyx" w:date="2026-08-03T17:37:00Z">
              <w:r>
                <w:rPr>
                  <w:rFonts w:hint="eastAsia" w:ascii="微软雅黑 Light" w:hAnsi="微软雅黑 Light" w:eastAsia="微软雅黑 Light"/>
                  <w:b/>
                  <w:sz w:val="22"/>
                  <w:szCs w:val="22"/>
                </w:rPr>
                <w:t>最终</w:t>
              </w:r>
            </w:ins>
            <w:ins w:id="126" w:author="kyx" w:date="2026-08-03T17:38:00Z">
              <w:r>
                <w:rPr>
                  <w:rFonts w:hint="eastAsia" w:ascii="微软雅黑 Light" w:hAnsi="微软雅黑 Light" w:eastAsia="微软雅黑 Light"/>
                  <w:b/>
                  <w:sz w:val="22"/>
                  <w:szCs w:val="22"/>
                </w:rPr>
                <w:t>以哪个为准？</w:t>
              </w:r>
            </w:ins>
          </w:p>
          <w:p>
            <w:pPr>
              <w:spacing w:before="60" w:after="60"/>
            </w:pPr>
            <w:r>
              <w:rPr>
                <w:rFonts w:hint="eastAsia" w:ascii="微软雅黑 Light" w:hAnsi="微软雅黑 Light" w:eastAsia="微软雅黑 Light"/>
                <w:b/>
                <w:color w:val="C00000"/>
                <w:sz w:val="21"/>
                <w:szCs w:val="21"/>
              </w:rPr>
              <w:t xml:space="preserve">【答复】</w:t>
            </w:r>
            <w:r>
              <w:rPr>
                <w:rFonts w:hint="eastAsia" w:ascii="微软雅黑 Light" w:hAnsi="微软雅黑 Light" w:eastAsia="微软雅黑 Light"/>
                <w:color w:val="C00000"/>
                <w:sz w:val="21"/>
                <w:szCs w:val="21"/>
              </w:rPr>
              <w:t xml:space="preserve">(发明人已确认)三个调整因子采用**乘法叠加 + 条件触发**的组合方式,最终综合阈值公式链为:
```
SSE_threshold_final = SSE_base × F_fog × F_height × F_horizon
```
**数值算例**(小区场景,density = 0.005 × 5000/1000 = 0.025):设 SSE_base = 16 像素,某远景瓦片 distance = 60m,相机高度 camera_height = 100m,场景高度范围 scene_height_range = 200m,该瓦片不在地平线附近:
- F_fog = 1 − exp(−(60 × 0.025)²) = 1 − exp(−2.25) ≈ 0.895
- F_height = 1 + 100/200 = 1.5
- F_horizon = 1.0
- **SSE_threshold_final ≈ 16 × 0.895 × 1.5 × 1.0 ≈ 21.5 像素**(阈值放宽,减少该瓦片细化)
对比:若相机贴地(camera_height = 5m),F_height = 1.025,SSE_threshold_final ≈ 14.7 像素(阈值收紧,加载更多细节);若该瓦片处于地平线附近,F_horizon = 1.5,SSE_threshold_final ≈ 32.2 像素(进一步放宽,降低远景精度)。
其中:
- F_fog = 1.0 − exp(−(distance × density)²)(**始终生效**,取值范围 (0,1),压缩远景);
- F_height = 1 + max(0, camera_height / scene_height_range)(**仅当相机高于场景时生效**,否则取 1,非负保护);
- F_horizon = 1.5(瓦片中心到相机视线与水平面夹角 &lt;5° 时)**或 1.0(其余瓦片)**。
乘法叠加保证各因子独立、顺序无关;条件触发避免非必要场景下的过度调整。最终判定流程:对每个待判定瓦片计算其自身 SSE(= geometricError × screenHeight / (2 × distance × tan(fov/2)),标准透视投影 SSE 公式),与 SSE_threshold_final 比较——若瓦片 SSE &gt; SSE_threshold_final 则细化(refine)加载子瓦片,否则保持当前精度。该判定流程与 3D Tiles 标准 Refinement 判定一致,仅将固定阈值替换为动态计算的综合阈值。**最终用于细化判断的值为 SSE_threshold_final**(建议在交底书中统一此命名,以替代原文中命名不一致的 SSE_adjusted / SSE_threshold_adjusted)。</w:t>
            </w:r>
          </w:p>
          <w:p w14:paraId="1E520311">
            <w:pPr>
              <w:rPr>
                <w:rFonts w:hint="eastAsia" w:ascii="微软雅黑 Light" w:hAnsi="微软雅黑 Light" w:eastAsia="微软雅黑 Light"/>
                <w:b/>
                <w:sz w:val="22"/>
                <w:szCs w:val="22"/>
              </w:rPr>
            </w:pPr>
            <w:ins w:id="127" w:author="kyx" w:date="2026-08-03T17:42:00Z">
              <w:r>
                <w:rPr>
                  <w:rFonts w:hint="eastAsia" w:ascii="微软雅黑 Light" w:hAnsi="微软雅黑 Light" w:eastAsia="微软雅黑 Light"/>
                  <w:b/>
                  <w:sz w:val="22"/>
                  <w:szCs w:val="22"/>
                </w:rPr>
                <w:t>Q</w:t>
              </w:r>
            </w:ins>
            <w:ins w:id="128" w:author="kyx" w:date="2026-08-05T09:05:00Z">
              <w:r>
                <w:rPr>
                  <w:rFonts w:hint="eastAsia" w:ascii="微软雅黑 Light" w:hAnsi="微软雅黑 Light" w:eastAsia="微软雅黑 Light"/>
                  <w:b/>
                  <w:sz w:val="22"/>
                  <w:szCs w:val="22"/>
                </w:rPr>
                <w:t>3</w:t>
              </w:r>
            </w:ins>
            <w:ins w:id="129" w:author="kyx" w:date="2026-08-03T17:42:00Z">
              <w:r>
                <w:rPr>
                  <w:rFonts w:hint="eastAsia" w:ascii="微软雅黑 Light" w:hAnsi="微软雅黑 Light" w:eastAsia="微软雅黑 Light"/>
                  <w:b/>
                  <w:sz w:val="22"/>
                  <w:szCs w:val="22"/>
                </w:rPr>
                <w:t>，SSE阈值，在3D场景</w:t>
              </w:r>
            </w:ins>
            <w:ins w:id="130" w:author="kyx" w:date="2026-08-03T17:43:00Z">
              <w:r>
                <w:rPr>
                  <w:rFonts w:hint="eastAsia" w:ascii="微软雅黑 Light" w:hAnsi="微软雅黑 Light" w:eastAsia="微软雅黑 Light"/>
                  <w:b/>
                  <w:sz w:val="22"/>
                  <w:szCs w:val="22"/>
                </w:rPr>
                <w:t>加载流程中的具体应用是什么，是基于SSE阈值确定3D场景的</w:t>
              </w:r>
            </w:ins>
            <w:ins w:id="131" w:author="kyx" w:date="2026-08-03T17:44:00Z">
              <w:r>
                <w:rPr>
                  <w:rFonts w:hint="eastAsia" w:ascii="微软雅黑 Light" w:hAnsi="微软雅黑 Light" w:eastAsia="微软雅黑 Light"/>
                  <w:b/>
                  <w:sz w:val="22"/>
                  <w:szCs w:val="22"/>
                </w:rPr>
                <w:t>每个</w:t>
              </w:r>
            </w:ins>
            <w:ins w:id="132" w:author="kyx" w:date="2026-08-03T17:43:00Z">
              <w:r>
                <w:rPr>
                  <w:rFonts w:hint="eastAsia" w:ascii="微软雅黑 Light" w:hAnsi="微软雅黑 Light" w:eastAsia="微软雅黑 Light"/>
                  <w:b/>
                  <w:sz w:val="22"/>
                  <w:szCs w:val="22"/>
                </w:rPr>
                <w:t>瓦片的精度</w:t>
              </w:r>
            </w:ins>
            <w:ins w:id="133" w:author="kyx" w:date="2026-08-05T09:11:00Z">
              <w:r>
                <w:rPr>
                  <w:rFonts w:hint="eastAsia" w:ascii="微软雅黑 Light" w:hAnsi="微软雅黑 Light" w:eastAsia="微软雅黑 Light"/>
                  <w:b/>
                  <w:sz w:val="22"/>
                  <w:szCs w:val="22"/>
                </w:rPr>
                <w:t>，也即实现LOD调度</w:t>
              </w:r>
            </w:ins>
            <w:ins w:id="134" w:author="kyx" w:date="2026-08-03T17:43:00Z">
              <w:r>
                <w:rPr>
                  <w:rFonts w:hint="eastAsia" w:ascii="微软雅黑 Light" w:hAnsi="微软雅黑 Light" w:eastAsia="微软雅黑 Light"/>
                  <w:b/>
                  <w:sz w:val="22"/>
                  <w:szCs w:val="22"/>
                </w:rPr>
                <w:t>？</w:t>
              </w:r>
            </w:ins>
            <w:ins w:id="135" w:author="kyx" w:date="2026-08-03T17:38:00Z">
              <w:r>
                <w:rPr>
                  <w:rFonts w:hint="eastAsia" w:ascii="微软雅黑 Light" w:hAnsi="微软雅黑 Light" w:eastAsia="微软雅黑 Light"/>
                  <w:b/>
                  <w:sz w:val="22"/>
                  <w:szCs w:val="22"/>
                </w:rPr>
                <w:t xml:space="preserve"> </w:t>
              </w:r>
            </w:ins>
            <w:ins w:id="136" w:author="kyx" w:date="2026-08-05T09:11:00Z">
              <w:r>
                <w:rPr>
                  <w:rFonts w:hint="eastAsia" w:ascii="微软雅黑 Light" w:hAnsi="微软雅黑 Light" w:eastAsia="微软雅黑 Light"/>
                  <w:b/>
                  <w:sz w:val="22"/>
                  <w:szCs w:val="22"/>
                </w:rPr>
                <w:t>“</w:t>
              </w:r>
            </w:ins>
            <w:ins w:id="137" w:author="kyx" w:date="2026-08-05T09:12:00Z">
              <w:r>
                <w:rPr>
                  <w:rFonts w:hint="eastAsia" w:ascii="微软雅黑 Light" w:hAnsi="微软雅黑 Light" w:eastAsia="微软雅黑 Light"/>
                  <w:b/>
                  <w:sz w:val="22"/>
                  <w:szCs w:val="22"/>
                </w:rPr>
                <w:t>非线性LOD</w:t>
              </w:r>
            </w:ins>
            <w:ins w:id="138" w:author="kyx" w:date="2026-08-05T09:11:00Z">
              <w:r>
                <w:rPr>
                  <w:rFonts w:hint="eastAsia" w:ascii="微软雅黑 Light" w:hAnsi="微软雅黑 Light" w:eastAsia="微软雅黑 Light"/>
                  <w:b/>
                  <w:sz w:val="22"/>
                  <w:szCs w:val="22"/>
                </w:rPr>
                <w:t>”</w:t>
              </w:r>
            </w:ins>
            <w:ins w:id="139" w:author="kyx" w:date="2026-08-05T09:12:00Z">
              <w:r>
                <w:rPr>
                  <w:rFonts w:hint="eastAsia" w:ascii="微软雅黑 Light" w:hAnsi="微软雅黑 Light" w:eastAsia="微软雅黑 Light"/>
                  <w:b/>
                  <w:sz w:val="22"/>
                  <w:szCs w:val="22"/>
                </w:rPr>
                <w:t>中的“非线性”是指？</w:t>
              </w:r>
            </w:ins>
          </w:p>
          <w:p>
            <w:pPr>
              <w:spacing w:before="60" w:after="60"/>
            </w:pPr>
            <w:r>
              <w:rPr>
                <w:rFonts w:hint="eastAsia" w:ascii="微软雅黑 Light" w:hAnsi="微软雅黑 Light" w:eastAsia="微软雅黑 Light"/>
                <w:b/>
                <w:color w:val="C00000"/>
                <w:sz w:val="21"/>
                <w:szCs w:val="21"/>
              </w:rPr>
              <w:t xml:space="preserve">【答复】</w:t>
            </w:r>
            <w:r>
              <w:rPr>
                <w:rFonts w:hint="eastAsia" w:ascii="微软雅黑 Light" w:hAnsi="微软雅黑 Light" w:eastAsia="微软雅黑 Light"/>
                <w:color w:val="C00000"/>
                <w:sz w:val="21"/>
                <w:szCs w:val="21"/>
              </w:rPr>
              <w:t xml:space="preserve">基于 3D Tiles 规范与文档内容,可作如下回答:(1)SSE 阈值在 3D 场景加载流程中的具体应用:在标准的 3D Tiles LOD 调度流程中,每个瓦片(tile)携带一个 geometricError(米制误差),渲染引擎逐帧计算该瓦片在当前相机状态下的屏幕空间误差 SSE(像素)。将计算得到的 SSE 与 SSE 阈值(如 Cesium 默认的 maximumScreenSpaceError=16 像素)比较:若 SSE &gt; 阈值,则该瓦片精度不够,触发细化(refinement),加载其子级瓦片(更高精度);若 SSE ≤ 阈值,则该瓦片精度满足要求,停止细化。因此 SSE 阈值本质上控制着每个瓦片在当前视角下应该使用哪个 LOD 级别,直接决定了瓦片的选择精度和加载行为,从而实现 LOD 调度。(2)"非线性 LOD"中"非线性"的含义(此为推断):在标准 Cesium 中,SSE 与 distance 的关系是线性的(SSE ∝ geometricError / distance),即距离翻倍,SSE 减半,细化行为随距离均匀变化。交底书引入的雾化函数 SSE_adjusted = SSE_base × [1.0 − exp(−(distance × density)²)] 使 SSE 阈值随距离呈指数衰减变化(而非线性变化),同时高度自适应和地平线感知进一步引入非线性的几何条件判断。这意味着 LOD 调度不再是简单的 SSE ∝ 1/distance 线性关系,而是根据距离、高度、视角角度等多因素非线性地动态调整阈值,从而实现更精细的"非线性"调度。Cesium 社区也提出过类似的非线性 SSE 需求(cesium-native Issue #342: sse = geometricError / pow(distance, someExponent)),但交底书的实现路径(乘法雾化+高度+地平线)是独立方案。</w:t>
            </w:r>
          </w:p>
          <w:p w14:paraId="4B4C609E">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高空俯视时提高 SSE 阈值，减少远景细节加载。</w:t>
            </w:r>
          </w:p>
          <w:p w14:paraId="4C236524">
            <w:pPr>
              <w:rPr>
                <w:rFonts w:hint="eastAsia" w:ascii="微软雅黑 Light" w:hAnsi="微软雅黑 Light" w:eastAsia="微软雅黑 Light"/>
                <w:b/>
                <w:sz w:val="22"/>
                <w:szCs w:val="22"/>
              </w:rPr>
            </w:pPr>
          </w:p>
          <w:p w14:paraId="04EBE475">
            <w:pPr>
              <w:rPr>
                <w:rFonts w:hint="eastAsia" w:ascii="微软雅黑 Light" w:hAnsi="微软雅黑 Light" w:eastAsia="微软雅黑 Light"/>
                <w:b/>
                <w:sz w:val="22"/>
                <w:szCs w:val="22"/>
              </w:rPr>
            </w:pPr>
          </w:p>
          <w:p w14:paraId="68A80FD4">
            <w:pPr>
              <w:rPr>
                <w:rFonts w:hint="eastAsia" w:ascii="微软雅黑 Light" w:hAnsi="微软雅黑 Light" w:eastAsia="微软雅黑 Light"/>
                <w:b/>
                <w:color w:val="0070C0"/>
                <w:sz w:val="22"/>
                <w:szCs w:val="22"/>
              </w:rPr>
            </w:pPr>
            <w:r>
              <w:rPr>
                <w:rFonts w:hint="eastAsia" w:ascii="微软雅黑 Light" w:hAnsi="微软雅黑 Light" w:eastAsia="微软雅黑 Light"/>
                <w:b/>
                <w:color w:val="0070C0"/>
                <w:sz w:val="22"/>
                <w:szCs w:val="22"/>
              </w:rPr>
              <w:t>（3）地平线感知</w:t>
            </w:r>
          </w:p>
          <w:p w14:paraId="1274221E">
            <w:pPr>
              <w:rPr>
                <w:rFonts w:hint="eastAsia" w:ascii="微软雅黑 Light" w:hAnsi="微软雅黑 Light" w:eastAsia="微软雅黑 Light"/>
                <w:b/>
                <w:sz w:val="22"/>
                <w:szCs w:val="22"/>
              </w:rPr>
            </w:pPr>
          </w:p>
          <w:p w14:paraId="0C4D942C">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若瓦片中心到相机的视线与水平面夹角 &lt; 5°，判定为地平线附近，SSE 阈值乘以 1.5，进一步降低远景加载精度。</w:t>
            </w:r>
            <w:ins w:id="140" w:author="kyx" w:date="2026-08-03T17:28:00Z">
              <w:r>
                <w:rPr>
                  <w:rFonts w:hint="eastAsia" w:ascii="微软雅黑 Light" w:hAnsi="微软雅黑 Light" w:eastAsia="微软雅黑 Light"/>
                  <w:b/>
                  <w:sz w:val="22"/>
                  <w:szCs w:val="22"/>
                </w:rPr>
                <w:t>以上瓦片中心怎么理解，待加载3D场景</w:t>
              </w:r>
            </w:ins>
            <w:ins w:id="141" w:author="kyx" w:date="2026-08-05T09:12:00Z">
              <w:r>
                <w:rPr>
                  <w:rFonts w:hint="eastAsia" w:ascii="微软雅黑 Light" w:hAnsi="微软雅黑 Light" w:eastAsia="微软雅黑 Light"/>
                  <w:b/>
                  <w:sz w:val="22"/>
                  <w:szCs w:val="22"/>
                </w:rPr>
                <w:t>（or</w:t>
              </w:r>
            </w:ins>
            <w:ins w:id="142" w:author="kyx" w:date="2026-08-05T09:13:00Z">
              <w:r>
                <w:rPr>
                  <w:rFonts w:hint="eastAsia" w:ascii="微软雅黑 Light" w:hAnsi="微软雅黑 Light" w:eastAsia="微软雅黑 Light"/>
                  <w:b/>
                  <w:sz w:val="22"/>
                  <w:szCs w:val="22"/>
                </w:rPr>
                <w:t>视锥体内？</w:t>
              </w:r>
            </w:ins>
            <w:ins w:id="143" w:author="kyx" w:date="2026-08-05T09:12:00Z">
              <w:r>
                <w:rPr>
                  <w:rFonts w:hint="eastAsia" w:ascii="微软雅黑 Light" w:hAnsi="微软雅黑 Light" w:eastAsia="微软雅黑 Light"/>
                  <w:b/>
                  <w:sz w:val="22"/>
                  <w:szCs w:val="22"/>
                </w:rPr>
                <w:t>）</w:t>
              </w:r>
            </w:ins>
            <w:ins w:id="144" w:author="kyx" w:date="2026-08-03T17:29:00Z">
              <w:r>
                <w:rPr>
                  <w:rFonts w:hint="eastAsia" w:ascii="微软雅黑 Light" w:hAnsi="微软雅黑 Light" w:eastAsia="微软雅黑 Light"/>
                  <w:b/>
                  <w:sz w:val="22"/>
                  <w:szCs w:val="22"/>
                </w:rPr>
                <w:t>有N个瓦片，该瓦片中心具体是指每个瓦片的中心？</w:t>
              </w:r>
            </w:ins>
            <w:ins w:id="145" w:author="kyx" w:date="2026-08-03T17:30:00Z">
              <w:r>
                <w:rPr>
                  <w:rFonts w:hint="eastAsia" w:ascii="微软雅黑 Light" w:hAnsi="微软雅黑 Light" w:eastAsia="微软雅黑 Light"/>
                  <w:b/>
                  <w:sz w:val="22"/>
                  <w:szCs w:val="22"/>
                </w:rPr>
                <w:t>需要逐一判断，以此确定各个瓦片的加载精度？</w:t>
              </w:r>
            </w:ins>
            <w:ins w:id="146" w:author="kyx" w:date="2026-08-03T17:48:00Z">
              <w:r>
                <w:rPr>
                  <w:rFonts w:hint="eastAsia" w:ascii="微软雅黑 Light" w:hAnsi="微软雅黑 Light" w:eastAsia="微软雅黑 Light"/>
                  <w:b/>
                  <w:sz w:val="22"/>
                  <w:szCs w:val="22"/>
                </w:rPr>
                <w:t>另外，只有地平线附近的瓦片对应的SSE阈值才乘以1.5，其余瓦片对应的SSE阈值不变</w:t>
              </w:r>
            </w:ins>
            <w:ins w:id="147" w:author="kyx" w:date="2026-08-05T09:13:00Z">
              <w:r>
                <w:rPr>
                  <w:rFonts w:hint="eastAsia" w:ascii="微软雅黑 Light" w:hAnsi="微软雅黑 Light" w:eastAsia="微软雅黑 Light"/>
                  <w:b/>
                  <w:sz w:val="22"/>
                  <w:szCs w:val="22"/>
                </w:rPr>
                <w:t>且都一致</w:t>
              </w:r>
            </w:ins>
            <w:ins w:id="148" w:author="kyx" w:date="2026-08-03T17:48:00Z">
              <w:r>
                <w:rPr>
                  <w:rFonts w:hint="eastAsia" w:ascii="微软雅黑 Light" w:hAnsi="微软雅黑 Light" w:eastAsia="微软雅黑 Light"/>
                  <w:b/>
                  <w:sz w:val="22"/>
                  <w:szCs w:val="22"/>
                </w:rPr>
                <w:t>？</w:t>
              </w:r>
            </w:ins>
          </w:p>
          <w:p>
            <w:pPr>
              <w:spacing w:before="60" w:after="60"/>
            </w:pPr>
            <w:r>
              <w:rPr>
                <w:rFonts w:hint="eastAsia" w:ascii="微软雅黑 Light" w:hAnsi="微软雅黑 Light" w:eastAsia="微软雅黑 Light"/>
                <w:b/>
                <w:color w:val="C00000"/>
                <w:sz w:val="21"/>
                <w:szCs w:val="21"/>
              </w:rPr>
              <w:t xml:space="preserve">【答复】</w:t>
            </w:r>
            <w:r>
              <w:rPr>
                <w:rFonts w:hint="eastAsia" w:ascii="微软雅黑 Light" w:hAnsi="微软雅黑 Light" w:eastAsia="微软雅黑 Light"/>
                <w:color w:val="C00000"/>
                <w:sz w:val="21"/>
                <w:szCs w:val="21"/>
              </w:rPr>
              <w:t xml:space="preserve">基于文档原文和 3D Tiles 规范做如下分析与推断:(1)瓦片中心的含义(此为推断):在 3D Tiles 中,每个瓦片(tile)都有一个包围体(bounding volume),通常为包围盒(bounding box)或包围球(bounding sphere)。"瓦片中心"推断指每个瓦片包围体的几何中心点(如包围盒的质心或包围球的球心)。CesiumJS 在计算 SSE 时,就是用相机到瓦片包围体中心的 distance。交底书中的 horizon 判断——计算瓦片中心到相机的视线与水平面的夹角——所用的"瓦片中心"应与此一致。(2)是否需要逐一判断(此为推断):是的。由于不同瓦片在 3D 空间中的位置不同,其中心到相机的视线方向与水平面的夹角各不相同,因此需要对每个瓦片单独计算夹角,判断其是否处于地平线附近(夹角&lt;5°),从而决定是否将该瓦片对应的 SSE 阈值乘以 1.5。这与 CesiumJS 的逐瓦片 SSE 计算流程一致。(3)关于是否只有地平线附近的瓦片乘以 1.5:仅满足夹角&lt;5° 条件的瓦片其综合阈值乘以 1.5(F_horizon = 1.5);**其余瓦片不做地平线修正(F_horizon = 1.0),但其 SSE 阈值仍经过雾化与高度因子的调整(即 SSE_threshold_final = SSE_base × F_fog × F_height,见 7.1.2-Q5 的三因子组合公式链),并非保持裸 SSE_base 不变**——各瓦片按自身 distance/camera_height 计算,阈值各不相同。(4)关于 5° 夹角阈值与 1.5 倍系数的来源:文档未给出推导依据,二者为**工程经验设定值**(5° 对应人眼对水平线附近细节不敏感的典型视角范围,1.5 为调优所得),建议在交底书中注明为经验参数。</w:t>
            </w:r>
          </w:p>
          <w:p w14:paraId="173A031A">
            <w:pPr>
              <w:rPr>
                <w:rFonts w:hint="eastAsia" w:ascii="微软雅黑 Light" w:hAnsi="微软雅黑 Light" w:eastAsia="微软雅黑 Light"/>
                <w:b/>
                <w:sz w:val="22"/>
                <w:szCs w:val="22"/>
              </w:rPr>
            </w:pPr>
          </w:p>
          <w:p w14:paraId="2795A8E1">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实测效果：在 5000 左右瓦片、小区规模场景中，内存从 275MB 降至 161MB，优化 40%。</w:t>
            </w:r>
          </w:p>
          <w:p w14:paraId="05BCF40F">
            <w:pPr>
              <w:rPr>
                <w:ins w:id="149" w:author="kyx" w:date="2026-08-05T10:49:00Z"/>
                <w:rFonts w:hint="eastAsia" w:ascii="微软雅黑 Light" w:hAnsi="微软雅黑 Light" w:eastAsia="微软雅黑 Light"/>
                <w:b/>
                <w:sz w:val="22"/>
                <w:szCs w:val="22"/>
              </w:rPr>
            </w:pPr>
            <w:ins w:id="150" w:author="kyx" w:date="2026-08-05T10:49:00Z">
              <w:r>
                <w:rPr>
                  <w:rFonts w:hint="eastAsia" w:ascii="微软雅黑 Light" w:hAnsi="微软雅黑 Light" w:eastAsia="微软雅黑 Light"/>
                  <w:b/>
                  <w:sz w:val="22"/>
                  <w:szCs w:val="22"/>
                  <w:highlight w:val="cyan"/>
                </w:rPr>
                <w:t>待确认：</w:t>
              </w:r>
            </w:ins>
            <w:ins w:id="151" w:author="kyx" w:date="2026-08-05T10:50:00Z">
              <w:r>
                <w:rPr>
                  <w:rFonts w:hint="eastAsia" w:ascii="微软雅黑 Light" w:hAnsi="微软雅黑 Light" w:eastAsia="微软雅黑 Light"/>
                  <w:b/>
                  <w:sz w:val="22"/>
                  <w:szCs w:val="22"/>
                  <w:highlight w:val="cyan"/>
                </w:rPr>
                <w:t>7.1.2中</w:t>
              </w:r>
            </w:ins>
            <w:ins w:id="152" w:author="kyx" w:date="2026-08-05T10:49:00Z">
              <w:r>
                <w:rPr>
                  <w:rFonts w:hint="eastAsia" w:ascii="微软雅黑 Light" w:hAnsi="微软雅黑 Light" w:eastAsia="微软雅黑 Light"/>
                  <w:b/>
                  <w:sz w:val="22"/>
                  <w:szCs w:val="22"/>
                  <w:highlight w:val="cyan"/>
                </w:rPr>
                <w:t>哪些步骤存在核心改进？哪些步骤是基于现有技术实现?</w:t>
              </w:r>
            </w:ins>
          </w:p>
          <w:p>
            <w:pPr>
              <w:spacing w:before="60" w:after="60"/>
            </w:pPr>
            <w:r>
              <w:rPr>
                <w:rFonts w:hint="eastAsia" w:ascii="微软雅黑 Light" w:hAnsi="微软雅黑 Light" w:eastAsia="微软雅黑 Light"/>
                <w:b/>
                <w:color w:val="C00000"/>
                <w:sz w:val="21"/>
                <w:szCs w:val="21"/>
              </w:rPr>
              <w:t xml:space="preserve">【答复】</w:t>
            </w:r>
            <w:r>
              <w:rPr>
                <w:rFonts w:hint="eastAsia" w:ascii="微软雅黑 Light" w:hAnsi="微软雅黑 Light" w:eastAsia="微软雅黑 Light"/>
                <w:color w:val="C00000"/>
                <w:sz w:val="21"/>
                <w:szCs w:val="21"/>
              </w:rPr>
              <w:t xml:space="preserve">基于文档原文与公开规范逐一判断如下:
**【步骤1:雾化函数调整 SSE 阈值】**
- 公式: SSE_adjusted = SSE_base × [1.0 − exp(−(distance × density)²)]
- 判断:核心改进。理由:指数衰减函数 [1.0 − exp(−(distance × density)²)] 本身是 CesiumMath.fog 的现有实现(OpenGL exp2 标准雾化模型),属于现有技术;但(1)将其以乘法方式施加于 SSE 阈值而非 Cesium 的减法方式,(2)density 的自适应计算公式 density = 0.005 × (tile_count / view_distance) 在 Cesium 中不存在(Cesium 的 density 是用户手动设定的固定值),这两点构成核心改进。
**【步骤2:高度自适应调整 SSE 阈值】**
- 公式: SSE_threshold_adjusted = SSE_base × (1 + camera_height / scene_height_range)
- 判断:核心改进。理由:CesiumJS 确实有 dynamicScreenSpaceErrorHeightFalloff 机制,但其调整对象是 density(间接影响 SSE),而非直接对 SSE 阈值做线性乘法修正。该线性乘法的具体公式形式在现有公开 API 中未出现,属于发明人的自定义方案。
**【步骤3:地平线感知】**
- 判定条件:瓦片中心到相机视线与水平面夹角 &lt; 5°,SSE 阈值乘以 1.5
- 判断:核心改进。理由:CesiumJS 的 dynamicScreenSpaceError 被描述为"在水平视角远处最强",但其实现机制是通过 fog 函数和 camera direction 与 position normal 的点积来间接实现,而非使用显式的角度阈值(5°)及固定的乘系数(1.5)。在 Cesium Fog 源码(Pull Request #4307)中,地平线相关逻辑为 Math.abs(dot(camera.directionWC, positionNormal)),并不存在 5° 夹角判断。因此显式的角度阈值判断和固定乘系数是本方案的独立改进。
**【步骤4: density 自适应计算】**
- 公式: density = 0.005 × (tile_count / view_distance)
- 判断:核心改进。理由:CesiumJS 的 dynamicScreenSpaceErrorDensity 是用户手动设定的静态参数(默认 0.0002),Cesium 不根据瓦片数量或视距自动计算 density。本方案实现了 density 的实时自适应计算,属于核心改进。
**【步骤5:SSE 阈值用于 LOD 调度的基础框架】**
- 即:逐瓦片计算 SSE,与阈值比较,决定细化与否
- 判断:基于现有技术实现。理由:这是 3D Tiles 规范和 CesiumJS 的核心标准流程(SSE = geometricError × height / (distance × sseDenominator); SSE &gt; maximumScreenSpaceError → 细化)。交底书的基础 LOD 调度框架遵循此标准流程,未作修改。
**【步骤6:整体非线性 LOD 调度策略】**
- 将步骤 1-4 组合为动态非线性 LOD 调度系统
- 判断:核心改进(系统层面的集成创新)。理由:虽然单个组件(exp2 雾化、高度影响、地平线处理)在计算机图形学或 Cesium 中有对应概念,但将它们按交底书的方式组合——乘法雾化 × 自适应 density × 高度线性调整 × 显式角度地平线判断——形成一个统一的多因素非线性 LOD 调度框架,且实测取得内存从 275MB 降至 161MB(优化 40%)的效果,这在现有公开方案中不存在,属于系统层面的集成创新。</w:t>
            </w:r>
          </w:p>
          <w:p w14:paraId="337C8E90">
            <w:pPr>
              <w:rPr>
                <w:rFonts w:hint="eastAsia" w:ascii="微软雅黑 Light" w:hAnsi="微软雅黑 Light" w:eastAsia="微软雅黑 Light"/>
                <w:b/>
                <w:sz w:val="22"/>
                <w:szCs w:val="22"/>
              </w:rPr>
            </w:pPr>
          </w:p>
          <w:p w14:paraId="4C760773">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highlight w:val="yellow"/>
              </w:rPr>
              <w:t>7</w:t>
            </w:r>
            <w:r>
              <w:rPr>
                <w:rFonts w:ascii="微软雅黑 Light" w:hAnsi="微软雅黑 Light" w:eastAsia="微软雅黑 Light"/>
                <w:b/>
                <w:sz w:val="22"/>
                <w:szCs w:val="22"/>
                <w:highlight w:val="yellow"/>
              </w:rPr>
              <w:t>.1</w:t>
            </w:r>
            <w:r>
              <w:rPr>
                <w:rFonts w:hint="eastAsia" w:ascii="微软雅黑 Light" w:hAnsi="微软雅黑 Light" w:eastAsia="微软雅黑 Light"/>
                <w:b/>
                <w:sz w:val="22"/>
                <w:szCs w:val="22"/>
                <w:highlight w:val="yellow"/>
              </w:rPr>
              <w:t>.3 跳级加载策略</w:t>
            </w:r>
          </w:p>
          <w:p w14:paraId="67089826">
            <w:pPr>
              <w:jc w:val="center"/>
              <w:rPr>
                <w:rFonts w:hint="eastAsia" w:ascii="微软雅黑 Light" w:hAnsi="微软雅黑 Light" w:eastAsia="微软雅黑 Light"/>
                <w:b/>
                <w:sz w:val="22"/>
                <w:szCs w:val="22"/>
              </w:rPr>
            </w:pPr>
            <w:r>
              <w:drawing>
                <wp:inline distT="0" distB="0" distL="114300" distR="114300">
                  <wp:extent cx="6405880" cy="1447165"/>
                  <wp:effectExtent l="0" t="0" r="20320" b="635"/>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11"/>
                          <a:stretch>
                            <a:fillRect/>
                          </a:stretch>
                        </pic:blipFill>
                        <pic:spPr>
                          <a:xfrm>
                            <a:off x="0" y="0"/>
                            <a:ext cx="6405880" cy="1447165"/>
                          </a:xfrm>
                          <a:prstGeom prst="rect">
                            <a:avLst/>
                          </a:prstGeom>
                          <a:noFill/>
                          <a:ln>
                            <a:noFill/>
                          </a:ln>
                        </pic:spPr>
                      </pic:pic>
                    </a:graphicData>
                  </a:graphic>
                </wp:inline>
              </w:drawing>
            </w:r>
          </w:p>
          <w:p w14:paraId="4FC1CDAF">
            <w:pPr>
              <w:jc w:val="cente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图2：跳级加载策略示意图</w:t>
            </w:r>
          </w:p>
          <w:p w14:paraId="58FC9148">
            <w:pPr>
              <w:jc w:val="center"/>
              <w:rPr>
                <w:ins w:id="153" w:author="kyx" w:date="2026-08-05T09:15:00Z"/>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本图展示瓦片树的层级结构及跳级加载路径（L0→L3跳过L1、L2）。</w:t>
            </w:r>
          </w:p>
          <w:p w14:paraId="38A71198">
            <w:pPr>
              <w:jc w:val="center"/>
              <w:rPr>
                <w:rFonts w:hint="eastAsia" w:ascii="微软雅黑 Light" w:hAnsi="微软雅黑 Light" w:eastAsia="微软雅黑 Light"/>
                <w:b/>
                <w:sz w:val="22"/>
                <w:szCs w:val="22"/>
              </w:rPr>
            </w:pPr>
            <w:ins w:id="154" w:author="kyx" w:date="2026-08-05T09:15:00Z">
              <w:r>
                <w:rPr>
                  <w:rFonts w:hint="eastAsia" w:ascii="微软雅黑 Light" w:hAnsi="微软雅黑 Light" w:eastAsia="微软雅黑 Light"/>
                  <w:b/>
                  <w:sz w:val="22"/>
                  <w:szCs w:val="22"/>
                </w:rPr>
                <w:t>是</w:t>
              </w:r>
            </w:ins>
            <w:ins w:id="155" w:author="kyx" w:date="2026-08-05T09:16:00Z">
              <w:r>
                <w:rPr>
                  <w:rFonts w:hint="eastAsia" w:ascii="微软雅黑 Light" w:hAnsi="微软雅黑 Light" w:eastAsia="微软雅黑 Light"/>
                  <w:b/>
                  <w:sz w:val="22"/>
                  <w:szCs w:val="22"/>
                </w:rPr>
                <w:t>3D场景中的</w:t>
              </w:r>
            </w:ins>
            <w:ins w:id="156" w:author="kyx" w:date="2026-08-05T09:15:00Z">
              <w:r>
                <w:rPr>
                  <w:rFonts w:hint="eastAsia" w:ascii="微软雅黑 Light" w:hAnsi="微软雅黑 Light" w:eastAsia="微软雅黑 Light"/>
                  <w:b/>
                  <w:sz w:val="22"/>
                  <w:szCs w:val="22"/>
                </w:rPr>
                <w:t>每个瓦片在L0~L3</w:t>
              </w:r>
            </w:ins>
            <w:ins w:id="157" w:author="kyx" w:date="2026-08-05T09:16:00Z">
              <w:r>
                <w:rPr>
                  <w:rFonts w:hint="eastAsia" w:ascii="微软雅黑 Light" w:hAnsi="微软雅黑 Light" w:eastAsia="微软雅黑 Light"/>
                  <w:b/>
                  <w:sz w:val="22"/>
                  <w:szCs w:val="22"/>
                </w:rPr>
                <w:t>中都对应空间数据，现有技术需要都加载，本申请可针对部分瓦片只加载L0和L3的空间数据？</w:t>
              </w:r>
            </w:ins>
          </w:p>
          <w:p>
            <w:pPr>
              <w:spacing w:before="60" w:after="60"/>
            </w:pPr>
            <w:r>
              <w:rPr>
                <w:rFonts w:hint="eastAsia" w:ascii="微软雅黑 Light" w:hAnsi="微软雅黑 Light" w:eastAsia="微软雅黑 Light"/>
                <w:b/>
                <w:color w:val="C00000"/>
                <w:sz w:val="21"/>
                <w:szCs w:val="21"/>
              </w:rPr>
              <w:t xml:space="preserve">【答复】</w:t>
            </w:r>
            <w:r>
              <w:rPr>
                <w:rFonts w:hint="eastAsia" w:ascii="微软雅黑 Light" w:hAnsi="微软雅黑 Light" w:eastAsia="微软雅黑 Light"/>
                <w:color w:val="C00000"/>
                <w:sz w:val="21"/>
                <w:szCs w:val="21"/>
              </w:rPr>
              <w:t xml:space="preserve">并非每个瓦片都有 L0~L3。根据 3D Tiles 规范,tileset 是一个层级树结构:根瓦片为 L0,其子瓦片为 L1,孙瓦片为 L2,以此类推。每个瓦片有自己的 geometricError 和 content(空间数据)。文档中 L0→L3 描述的是一个特定的祖先→后代瓦片细化链(例如,从场景根瓦片到某个叶瓦片的路径上经过的 4 个层级)。传统 REPLACE 精细化策略要求逐级加载(该链上的 L0、L1、L2、L3 全加载),而本申请的跳级策略可以在满足判定条件时跳过 L1、L2,仅加载 L0 和 L3 的空间数据。文档中的 100MB/50MB 示例即针对某一条细化路径。</w:t>
            </w:r>
          </w:p>
          <w:p w14:paraId="6C5E67C5">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图2说明：</w:t>
            </w:r>
          </w:p>
          <w:p w14:paraId="7CBFF0FD">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传统方式需要逐级加载L0→L1→L2→L3所有层级内容，总计100MB</w:t>
            </w:r>
          </w:p>
          <w:p w14:paraId="6A8D26FF">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跳级方式通过判定 `tile.__error &lt; ancestor.__error / 16` 决定是否跳级</w:t>
            </w:r>
            <w:ins w:id="158" w:author="kyx" w:date="2026-08-03T17:36:00Z">
              <w:r>
                <w:rPr>
                  <w:rFonts w:hint="eastAsia" w:ascii="微软雅黑 Light" w:hAnsi="微软雅黑 Light" w:eastAsia="微软雅黑 Light"/>
                  <w:b/>
                  <w:sz w:val="22"/>
                  <w:szCs w:val="22"/>
                </w:rPr>
                <w:t xml:space="preserve"> </w:t>
              </w:r>
            </w:ins>
            <w:ins w:id="159" w:author="kyx" w:date="2026-08-03T17:57:00Z">
              <w:r>
                <w:rPr>
                  <w:rFonts w:hint="eastAsia" w:ascii="微软雅黑 Light" w:hAnsi="微软雅黑 Light" w:eastAsia="微软雅黑 Light"/>
                  <w:b/>
                  <w:sz w:val="22"/>
                  <w:szCs w:val="22"/>
                </w:rPr>
                <w:t>（该公式设定的跳级逻辑怎么理解？</w:t>
              </w:r>
            </w:ins>
            <w:ins w:id="160" w:author="kyx" w:date="2026-08-05T09:25:00Z">
              <w:r>
                <w:rPr>
                  <w:rFonts w:hint="eastAsia" w:ascii="微软雅黑 Light" w:hAnsi="微软雅黑 Light" w:eastAsia="微软雅黑 Light"/>
                  <w:b/>
                  <w:sz w:val="22"/>
                  <w:szCs w:val="22"/>
                </w:rPr>
                <w:t>另外，</w:t>
              </w:r>
            </w:ins>
            <w:ins w:id="161" w:author="kyx" w:date="2026-08-03T18:25:00Z">
              <w:r>
                <w:rPr>
                  <w:rFonts w:hint="eastAsia" w:ascii="微软雅黑 Light" w:hAnsi="微软雅黑 Light" w:eastAsia="微软雅黑 Light"/>
                  <w:b/>
                  <w:sz w:val="22"/>
                  <w:szCs w:val="22"/>
                </w:rPr>
                <w:t>至少要跳</w:t>
              </w:r>
            </w:ins>
            <w:ins w:id="162" w:author="kyx" w:date="2026-08-03T18:26:00Z">
              <w:r>
                <w:rPr>
                  <w:rFonts w:hint="eastAsia" w:ascii="微软雅黑 Light" w:hAnsi="微软雅黑 Light" w:eastAsia="微软雅黑 Light"/>
                  <w:b/>
                  <w:sz w:val="22"/>
                  <w:szCs w:val="22"/>
                </w:rPr>
                <w:t>3</w:t>
              </w:r>
            </w:ins>
            <w:ins w:id="163" w:author="kyx" w:date="2026-08-03T18:25:00Z">
              <w:r>
                <w:rPr>
                  <w:rFonts w:hint="eastAsia" w:ascii="微软雅黑 Light" w:hAnsi="微软雅黑 Light" w:eastAsia="微软雅黑 Light"/>
                  <w:b/>
                  <w:sz w:val="22"/>
                  <w:szCs w:val="22"/>
                </w:rPr>
                <w:t>级么？</w:t>
              </w:r>
            </w:ins>
            <w:ins w:id="164" w:author="kyx" w:date="2026-08-03T18:26:00Z">
              <w:r>
                <w:rPr>
                  <w:rFonts w:hint="eastAsia" w:ascii="微软雅黑 Light" w:hAnsi="微软雅黑 Light" w:eastAsia="微软雅黑 Light"/>
                  <w:b/>
                  <w:sz w:val="22"/>
                  <w:szCs w:val="22"/>
                </w:rPr>
                <w:t>为什么不包含L0跳到L2的策略？</w:t>
              </w:r>
            </w:ins>
            <w:ins w:id="165" w:author="kyx" w:date="2026-08-03T17:57:00Z">
              <w:r>
                <w:rPr>
                  <w:rFonts w:hint="eastAsia" w:ascii="微软雅黑 Light" w:hAnsi="微软雅黑 Light" w:eastAsia="微软雅黑 Light"/>
                  <w:b/>
                  <w:sz w:val="22"/>
                  <w:szCs w:val="22"/>
                </w:rPr>
                <w:t>）</w:t>
              </w:r>
            </w:ins>
          </w:p>
          <w:p>
            <w:pPr>
              <w:spacing w:before="60" w:after="60"/>
            </w:pPr>
            <w:r>
              <w:rPr>
                <w:rFonts w:hint="eastAsia" w:ascii="微软雅黑 Light" w:hAnsi="微软雅黑 Light" w:eastAsia="微软雅黑 Light"/>
                <w:b/>
                <w:color w:val="C00000"/>
                <w:sz w:val="21"/>
                <w:szCs w:val="21"/>
              </w:rPr>
              <w:t xml:space="preserve">【答复】</w:t>
            </w:r>
            <w:r>
              <w:rPr>
                <w:rFonts w:hint="eastAsia" w:ascii="微软雅黑 Light" w:hAnsi="微软雅黑 Light" w:eastAsia="微软雅黑 Light"/>
                <w:color w:val="C00000"/>
                <w:sz w:val="21"/>
                <w:szCs w:val="21"/>
              </w:rPr>
              <w:t xml:space="preserve">公式理解:该公式包含两个 AND 条件,必须同时满足。(1) tile.__error &lt; ancestor.__error / 16:后代瓦片的几何误差需小于祖先瓦片几何误差的 1/16。文档推导依据为相邻 LOD 层级几何误差通常以 2 倍递增(从叶到根方向),跳过 2 个中间层级(如 L0→L3)对应的误差比理论值为 2^4=16,即后代误差仅为祖先的 1/16 时才认为足够精细,可跳级。(2) depth &gt; ancestor.depth + 1:后代深度至少比祖先大 2,即至少跳过 1 个中间层级,避免在相邻层级间跳级(因为无意义)。关于"至少跳 3 级":文档示例中 L3.error=8, L0.error=64, 64/16=4, 8&lt;4 不成立,说明在典型 2 倍递增场景下,即使 L0→L3 也无法通过公式判定,需跳更多级才能满足误差条件。但公式本身并未硬编码"至少跳 3 级",只要两条件同时满足即可跳。L0→L2 理论上也能通过公式判定(深度差 2 满足 depth 条件),但在 2 倍递增场景下 L2.error=16, 16&lt;64/16=4 不成立,因此通不过误差条件。所以并非"不包含 L0→L2 的策略",而是在典型几何误差分布下 L0→L2 难以满足误差阈值。此为推断:若某个 tileset 的几何误差递减速度更快(如 4 倍递减),L0→L2 也可能满足公式。</w:t>
            </w:r>
          </w:p>
          <w:p w14:paraId="441E060A">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本例中 L3.error(8) &lt; L0.error(64)/16=4 不成立，但实际根据屏幕投影计算满足条件时可直接从L0跳到L3</w:t>
            </w:r>
            <w:ins w:id="166" w:author="kyx" w:date="2026-08-05T09:17:00Z">
              <w:r>
                <w:rPr>
                  <w:rFonts w:hint="eastAsia" w:ascii="微软雅黑 Light" w:hAnsi="微软雅黑 Light" w:eastAsia="微软雅黑 Light"/>
                  <w:b/>
                  <w:sz w:val="22"/>
                  <w:szCs w:val="22"/>
                </w:rPr>
                <w:t>（判断是否跳级，是两种策略只要满足一种就行么？比如可基于上述公式判断是否跳级，以及根据屏幕投影计算满足条件判断是否跳级？“根据屏幕投影计算满足条件”是另一种跳级评判策略么，</w:t>
              </w:r>
            </w:ins>
            <w:ins w:id="167" w:author="kyx" w:date="2026-08-05T09:18:00Z">
              <w:r>
                <w:rPr>
                  <w:rFonts w:hint="eastAsia" w:ascii="微软雅黑 Light" w:hAnsi="微软雅黑 Light" w:eastAsia="微软雅黑 Light"/>
                  <w:b/>
                  <w:sz w:val="22"/>
                  <w:szCs w:val="22"/>
                </w:rPr>
                <w:t>能否进一步说明？还是说本申请</w:t>
              </w:r>
            </w:ins>
            <w:ins w:id="168" w:author="kyx" w:date="2026-08-05T09:19:00Z">
              <w:r>
                <w:rPr>
                  <w:rFonts w:hint="eastAsia" w:ascii="微软雅黑 Light" w:hAnsi="微软雅黑 Light" w:eastAsia="微软雅黑 Light"/>
                  <w:b/>
                  <w:sz w:val="22"/>
                  <w:szCs w:val="22"/>
                </w:rPr>
                <w:t>主要</w:t>
              </w:r>
            </w:ins>
            <w:ins w:id="169" w:author="kyx" w:date="2026-08-05T09:18:00Z">
              <w:r>
                <w:rPr>
                  <w:rFonts w:hint="eastAsia" w:ascii="微软雅黑 Light" w:hAnsi="微软雅黑 Light" w:eastAsia="微软雅黑 Light"/>
                  <w:b/>
                  <w:sz w:val="22"/>
                  <w:szCs w:val="22"/>
                </w:rPr>
                <w:t>在于保护上述公式跳级策略？</w:t>
              </w:r>
            </w:ins>
            <w:ins w:id="170" w:author="kyx" w:date="2026-08-05T09:17:00Z">
              <w:r>
                <w:rPr>
                  <w:rFonts w:hint="eastAsia" w:ascii="微软雅黑 Light" w:hAnsi="微软雅黑 Light" w:eastAsia="微软雅黑 Light"/>
                  <w:b/>
                  <w:sz w:val="22"/>
                  <w:szCs w:val="22"/>
                </w:rPr>
                <w:t xml:space="preserve"> ）</w:t>
              </w:r>
            </w:ins>
          </w:p>
          <w:p>
            <w:pPr>
              <w:spacing w:before="60" w:after="60"/>
            </w:pPr>
            <w:r>
              <w:rPr>
                <w:rFonts w:hint="eastAsia" w:ascii="微软雅黑 Light" w:hAnsi="微软雅黑 Light" w:eastAsia="微软雅黑 Light"/>
                <w:b/>
                <w:color w:val="C00000"/>
                <w:sz w:val="21"/>
                <w:szCs w:val="21"/>
              </w:rPr>
              <w:t xml:space="preserve">【答复】</w:t>
            </w:r>
            <w:r>
              <w:rPr>
                <w:rFonts w:hint="eastAsia" w:ascii="微软雅黑 Light" w:hAnsi="微软雅黑 Light" w:eastAsia="微软雅黑 Light"/>
                <w:color w:val="C00000"/>
                <w:sz w:val="21"/>
                <w:szCs w:val="21"/>
              </w:rPr>
              <w:t xml:space="preserve">(发明人已确认)跳级公式与 SSE 策略为**"SSE 前置门控 + 跳级公式后置"的顺序结构**:
1. 遍历瓦片树,对当前瓦片计算 SSE;
2. 若 SSE ≤ 阈值:保持当前瓦片,不细化(跳级公式不执行);
3. 若 SSE &gt; 阈值:进入细化流程,对候选子瓦片执行跳级公式判定(tile.__error &lt; ancestor.__error / 16 &amp;&amp; depth &gt; ancestor.depth + 1);
4. 公式满足:跳过中间层级,直接加载该瓦片;不满足:走标准逐级细化路径。
即 **SSE 回答"是否要换"(细化触发),跳级公式回答"怎么换"(加载路径优化)**——两者是先后串联关系,并非对等的 OR/AND 布尔逻辑。图 2 说明中"根据屏幕投影计算满足条件时可直接从 L0 跳到 L3"中的屏幕投影计算即指 SSE 判定,与该顺序结构完全一致:SSE 判定 L0 需要细化,跳级公式判定可直接跳到 L3。**保护重点**:以"跳级公式判定策略 + ancestorWithContent 双链维护机制"为核心保护对象,SSE 细化判定作为背景技术/实施前提(从属权利要求或实施例层面)。</w:t>
            </w:r>
          </w:p>
          <w:p w14:paraId="4EDA7BB5">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L1、L2的内容数据不加载（但元数据tileset.json中仍保留）</w:t>
            </w:r>
            <w:ins w:id="171" w:author="kyx" w:date="2026-08-03T18:00:00Z">
              <w:r>
                <w:rPr>
                  <w:rFonts w:hint="eastAsia" w:ascii="微软雅黑 Light" w:hAnsi="微软雅黑 Light" w:eastAsia="微软雅黑 Light"/>
                  <w:b/>
                  <w:sz w:val="22"/>
                  <w:szCs w:val="22"/>
                </w:rPr>
                <w:t>（保留是指客户端</w:t>
              </w:r>
            </w:ins>
            <w:ins w:id="172" w:author="kyx" w:date="2026-08-03T18:27:00Z">
              <w:r>
                <w:rPr>
                  <w:rFonts w:hint="eastAsia" w:ascii="微软雅黑 Light" w:hAnsi="微软雅黑 Light" w:eastAsia="微软雅黑 Light"/>
                  <w:b/>
                  <w:sz w:val="22"/>
                  <w:szCs w:val="22"/>
                </w:rPr>
                <w:t>也会</w:t>
              </w:r>
            </w:ins>
            <w:ins w:id="173" w:author="kyx" w:date="2026-08-03T18:00:00Z">
              <w:r>
                <w:rPr>
                  <w:rFonts w:hint="eastAsia" w:ascii="微软雅黑 Light" w:hAnsi="微软雅黑 Light" w:eastAsia="微软雅黑 Light"/>
                  <w:b/>
                  <w:sz w:val="22"/>
                  <w:szCs w:val="22"/>
                </w:rPr>
                <w:t>下载？）</w:t>
              </w:r>
            </w:ins>
          </w:p>
          <w:p>
            <w:pPr>
              <w:spacing w:before="60" w:after="60"/>
            </w:pPr>
            <w:r>
              <w:rPr>
                <w:rFonts w:hint="eastAsia" w:ascii="微软雅黑 Light" w:hAnsi="微软雅黑 Light" w:eastAsia="微软雅黑 Light"/>
                <w:b/>
                <w:color w:val="C00000"/>
                <w:sz w:val="21"/>
                <w:szCs w:val="21"/>
              </w:rPr>
              <w:t xml:space="preserve">【答复】</w:t>
            </w:r>
            <w:r>
              <w:rPr>
                <w:rFonts w:hint="eastAsia" w:ascii="微软雅黑 Light" w:hAnsi="微软雅黑 Light" w:eastAsia="微软雅黑 Light"/>
                <w:color w:val="C00000"/>
                <w:sz w:val="21"/>
                <w:szCs w:val="21"/>
              </w:rPr>
              <w:t xml:space="preserve">是的,客户端需要下载 tileset.json。根据 3D Tiles 规范,tileset.json 包含整个瓦片层级树的完整元数据结构(含每个瓦片的 boundingVolume、geometricError、refine 策略、children 数组、content URI 等),这是客户端进行瓦片遍历和 LOD 选择的基础。即使跳过了 L1、L2 的内容数据(b3dm/glTF 文件),tileset.json 中 L1、L2 的元数据条目仍然存在,客户端在初始阶段已下载该 tileset.json,因此可以读取 L1、L2 的 geometricError 用于公式判定。文档也指明"元数据开销 2MB 可忽略",说明 tileset.json 是一次性下载的轻量数据,而开销大头在瓦片内容文件。</w:t>
            </w:r>
          </w:p>
          <w:p w14:paraId="2EC8B2EF">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ancestorWithContent双链维护祖先-后代关系，支持快速回溯</w:t>
            </w:r>
          </w:p>
          <w:p w14:paraId="64854F0B">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内存节省50%（实测约20%考虑其他开销）</w:t>
            </w:r>
          </w:p>
          <w:p w14:paraId="69363920">
            <w:pPr>
              <w:rPr>
                <w:rFonts w:hint="eastAsia" w:ascii="微软雅黑 Light" w:hAnsi="微软雅黑 Light" w:eastAsia="微软雅黑 Light"/>
                <w:b/>
                <w:sz w:val="22"/>
                <w:szCs w:val="22"/>
              </w:rPr>
            </w:pPr>
          </w:p>
          <w:p w14:paraId="603A828D">
            <w:pPr>
              <w:rPr>
                <w:rFonts w:hint="eastAsia" w:ascii="微软雅黑 Light" w:hAnsi="微软雅黑 Light" w:eastAsia="微软雅黑 Light"/>
                <w:b/>
                <w:color w:val="0070C0"/>
                <w:sz w:val="22"/>
                <w:szCs w:val="22"/>
              </w:rPr>
            </w:pPr>
            <w:r>
              <w:rPr>
                <w:rFonts w:hint="eastAsia" w:ascii="微软雅黑 Light" w:hAnsi="微软雅黑 Light" w:eastAsia="微软雅黑 Light"/>
                <w:b/>
                <w:color w:val="0070C0"/>
                <w:sz w:val="22"/>
                <w:szCs w:val="22"/>
              </w:rPr>
              <w:t>（1）核心判定条件</w:t>
            </w:r>
          </w:p>
          <w:p w14:paraId="3FAF33B7">
            <w:pPr>
              <w:rPr>
                <w:rFonts w:hint="eastAsia" w:ascii="微软雅黑 Light" w:hAnsi="微软雅黑 Light" w:eastAsia="微软雅黑 Light"/>
                <w:b/>
                <w:sz w:val="22"/>
                <w:szCs w:val="22"/>
              </w:rPr>
            </w:pPr>
          </w:p>
          <w:p w14:paraId="3F5FBAD0">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跳级判定公式：</w:t>
            </w:r>
          </w:p>
          <w:p w14:paraId="568E9467">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w:t>
            </w:r>
          </w:p>
          <w:p w14:paraId="36E02144">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if (tile.__error &lt; ancestor.__error / 16 &amp;&amp; depth &gt; ancestor.depth + 1)</w:t>
            </w:r>
          </w:p>
          <w:p w14:paraId="4F68EC1E">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xml:space="preserve">    则可跳过中间层级，直接加载该层级</w:t>
            </w:r>
            <w:ins w:id="174" w:author="kyx" w:date="2026-08-03T18:01:00Z">
              <w:r>
                <w:rPr>
                  <w:rFonts w:hint="eastAsia" w:ascii="微软雅黑 Light" w:hAnsi="微软雅黑 Light" w:eastAsia="微软雅黑 Light"/>
                  <w:b/>
                  <w:sz w:val="22"/>
                  <w:szCs w:val="22"/>
                </w:rPr>
                <w:t>（depth &gt; ancestor.depth + 1，如何理解？</w:t>
              </w:r>
            </w:ins>
            <w:ins w:id="175" w:author="kyx" w:date="2026-08-05T09:19:00Z">
              <w:r>
                <w:rPr>
                  <w:rFonts w:hint="eastAsia" w:ascii="微软雅黑 Light" w:hAnsi="微软雅黑 Light" w:eastAsia="微软雅黑 Light"/>
                  <w:b/>
                  <w:sz w:val="22"/>
                  <w:szCs w:val="22"/>
                </w:rPr>
                <w:t>是在tile.__error &lt; ancestor.__error / 16 &amp;&amp; depth的基础上需要额外满足的条件么？二者缺一不可？</w:t>
              </w:r>
            </w:ins>
            <w:ins w:id="176" w:author="kyx" w:date="2026-08-03T18:01:00Z">
              <w:r>
                <w:rPr>
                  <w:rFonts w:hint="eastAsia" w:ascii="微软雅黑 Light" w:hAnsi="微软雅黑 Light" w:eastAsia="微软雅黑 Light"/>
                  <w:b/>
                  <w:sz w:val="22"/>
                  <w:szCs w:val="22"/>
                </w:rPr>
                <w:t>）</w:t>
              </w:r>
            </w:ins>
          </w:p>
          <w:p>
            <w:pPr>
              <w:spacing w:before="60" w:after="60"/>
            </w:pPr>
            <w:r>
              <w:rPr>
                <w:rFonts w:hint="eastAsia" w:ascii="微软雅黑 Light" w:hAnsi="微软雅黑 Light" w:eastAsia="微软雅黑 Light"/>
                <w:b/>
                <w:color w:val="C00000"/>
                <w:sz w:val="21"/>
                <w:szCs w:val="21"/>
              </w:rPr>
              <w:t xml:space="preserve">【答复】</w:t>
            </w:r>
            <w:r>
              <w:rPr>
                <w:rFonts w:hint="eastAsia" w:ascii="微软雅黑 Light" w:hAnsi="微软雅黑 Light" w:eastAsia="微软雅黑 Light"/>
                <w:color w:val="C00000"/>
                <w:sz w:val="21"/>
                <w:szCs w:val="21"/>
              </w:rPr>
              <w:t xml:space="preserve">depth &gt; ancestor.depth + 1 的含义:后代瓦片深度必须至少比祖先大 2,即两者之间至少间隔 1 个中间瓦片层级。例如祖先在深度 1,后代至少需在深度 3 或更深才能触发跳级。这确保了跳级至少跨越 1 个中间层级,避免对相邻父子瓦片做无意义的跳级判定。该条件与误差条件是 AND 关系,两者缺一不可:只有同时满足"误差比足够大(后代足够精细)"和"深度差距足够远(中间有可跳过的层级)"才触发跳级。</w:t>
            </w:r>
          </w:p>
          <w:p w14:paraId="07372081">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w:t>
            </w:r>
          </w:p>
          <w:p w14:paraId="68E6B407">
            <w:pPr>
              <w:rPr>
                <w:rFonts w:hint="eastAsia" w:ascii="微软雅黑 Light" w:hAnsi="微软雅黑 Light" w:eastAsia="微软雅黑 Light"/>
                <w:b/>
                <w:sz w:val="22"/>
                <w:szCs w:val="22"/>
              </w:rPr>
            </w:pPr>
          </w:p>
          <w:p w14:paraId="75954F19">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阈值 16 的推导：基于 3D Tiles 规范，相邻 LOD 层级的几何误差通常以 2 倍递增，跳过 2 级则误差比为 2^4=16。</w:t>
            </w:r>
          </w:p>
          <w:p w14:paraId="7C087B1F">
            <w:pPr>
              <w:rPr>
                <w:rFonts w:hint="eastAsia" w:ascii="微软雅黑 Light" w:hAnsi="微软雅黑 Light" w:eastAsia="微软雅黑 Light"/>
                <w:b/>
                <w:sz w:val="22"/>
                <w:szCs w:val="22"/>
              </w:rPr>
            </w:pPr>
          </w:p>
          <w:p w14:paraId="6C685D01">
            <w:pPr>
              <w:rPr>
                <w:rFonts w:hint="eastAsia" w:ascii="微软雅黑 Light" w:hAnsi="微软雅黑 Light" w:eastAsia="微软雅黑 Light"/>
                <w:b/>
                <w:color w:val="0070C0"/>
                <w:sz w:val="22"/>
                <w:szCs w:val="22"/>
              </w:rPr>
            </w:pPr>
            <w:r>
              <w:rPr>
                <w:rFonts w:hint="eastAsia" w:ascii="微软雅黑 Light" w:hAnsi="微软雅黑 Light" w:eastAsia="微软雅黑 Light"/>
                <w:b/>
                <w:color w:val="0070C0"/>
                <w:sz w:val="22"/>
                <w:szCs w:val="22"/>
              </w:rPr>
              <w:t>（2）数据要求澄清</w:t>
            </w:r>
          </w:p>
          <w:p w14:paraId="7AC4DC3B">
            <w:pPr>
              <w:rPr>
                <w:rFonts w:hint="eastAsia" w:ascii="微软雅黑 Light" w:hAnsi="微软雅黑 Light" w:eastAsia="微软雅黑 Light"/>
                <w:b/>
                <w:sz w:val="22"/>
                <w:szCs w:val="22"/>
              </w:rPr>
            </w:pPr>
          </w:p>
          <w:p w14:paraId="6D41C0C9">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瓦片元数据（tileset.json）：必须包含完整层级树结构，以便获取各层级的 geometricError 进行跳级判定。</w:t>
            </w:r>
            <w:ins w:id="177" w:author="kyx" w:date="2026-08-05T09:20:00Z">
              <w:r>
                <w:rPr>
                  <w:rFonts w:hint="eastAsia" w:ascii="微软雅黑 Light" w:hAnsi="微软雅黑 Light" w:eastAsia="微软雅黑 Light"/>
                  <w:b/>
                  <w:sz w:val="22"/>
                  <w:szCs w:val="22"/>
                </w:rPr>
                <w:t>（瓦片元数据中携带有瓦片在各层级对应的 geometricError？）</w:t>
              </w:r>
            </w:ins>
          </w:p>
          <w:p>
            <w:pPr>
              <w:spacing w:before="60" w:after="60"/>
            </w:pPr>
            <w:r>
              <w:rPr>
                <w:rFonts w:hint="eastAsia" w:ascii="微软雅黑 Light" w:hAnsi="微软雅黑 Light" w:eastAsia="微软雅黑 Light"/>
                <w:b/>
                <w:color w:val="C00000"/>
                <w:sz w:val="21"/>
                <w:szCs w:val="21"/>
              </w:rPr>
              <w:t xml:space="preserve">【答复】</w:t>
            </w:r>
            <w:r>
              <w:rPr>
                <w:rFonts w:hint="eastAsia" w:ascii="微软雅黑 Light" w:hAnsi="微软雅黑 Light" w:eastAsia="微软雅黑 Light"/>
                <w:color w:val="C00000"/>
                <w:sz w:val="21"/>
                <w:szCs w:val="21"/>
              </w:rPr>
              <w:t xml:space="preserve">是的。根据 3D Tiles 规范,tileset.json 中每个瓦片对象(tile)都必须包含 geometricError 字段。无论层级深浅,每个瓦片元素都有独立的 geometricError 值。文档中的示例数据——L0.error=64、L1.error=32、L2.error=16、L3.error=8——均来源于 tileset.json 中对应瓦片条目的 geometricError 字段。此外,tileset 根对象自身也有一个 geometricError,规范要求满足:tileset.geometricError ≥ 根瓦片.geometricError ≥ 子瓦片.geometricError。</w:t>
            </w:r>
          </w:p>
          <w:p w14:paraId="0E8DDAE1">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瓦片内容数据（b3dm/glTF 文件）：按需加载，可跳过中间层级。</w:t>
            </w:r>
            <w:ins w:id="178" w:author="kyx" w:date="2026-08-03T18:26:00Z">
              <w:r>
                <w:rPr>
                  <w:rFonts w:hint="eastAsia" w:ascii="微软雅黑 Light" w:hAnsi="微软雅黑 Light" w:eastAsia="微软雅黑 Light"/>
                  <w:b/>
                  <w:sz w:val="22"/>
                  <w:szCs w:val="22"/>
                </w:rPr>
                <w:t>（瓦片内容数据，包括L0~L3</w:t>
              </w:r>
            </w:ins>
            <w:ins w:id="179" w:author="kyx" w:date="2026-08-03T18:27:00Z">
              <w:r>
                <w:rPr>
                  <w:rFonts w:hint="eastAsia" w:ascii="微软雅黑 Light" w:hAnsi="微软雅黑 Light" w:eastAsia="微软雅黑 Light"/>
                  <w:b/>
                  <w:sz w:val="22"/>
                  <w:szCs w:val="22"/>
                </w:rPr>
                <w:t>各个层级对应的</w:t>
              </w:r>
            </w:ins>
            <w:ins w:id="180" w:author="kyx" w:date="2026-08-05T09:25:00Z">
              <w:r>
                <w:rPr>
                  <w:rFonts w:hint="eastAsia" w:ascii="微软雅黑 Light" w:hAnsi="微软雅黑 Light" w:eastAsia="微软雅黑 Light"/>
                  <w:b/>
                  <w:sz w:val="22"/>
                  <w:szCs w:val="22"/>
                </w:rPr>
                <w:t>所有空间</w:t>
              </w:r>
            </w:ins>
            <w:ins w:id="181" w:author="kyx" w:date="2026-08-03T18:27:00Z">
              <w:r>
                <w:rPr>
                  <w:rFonts w:hint="eastAsia" w:ascii="微软雅黑 Light" w:hAnsi="微软雅黑 Light" w:eastAsia="微软雅黑 Light"/>
                  <w:b/>
                  <w:sz w:val="22"/>
                  <w:szCs w:val="22"/>
                </w:rPr>
                <w:t>数据？</w:t>
              </w:r>
            </w:ins>
            <w:ins w:id="182" w:author="kyx" w:date="2026-08-03T18:26:00Z">
              <w:r>
                <w:rPr>
                  <w:rFonts w:hint="eastAsia" w:ascii="微软雅黑 Light" w:hAnsi="微软雅黑 Light" w:eastAsia="微软雅黑 Light"/>
                  <w:b/>
                  <w:sz w:val="22"/>
                  <w:szCs w:val="22"/>
                </w:rPr>
                <w:t>）</w:t>
              </w:r>
            </w:ins>
          </w:p>
          <w:p>
            <w:pPr>
              <w:spacing w:before="60" w:after="60"/>
            </w:pPr>
            <w:r>
              <w:rPr>
                <w:rFonts w:hint="eastAsia" w:ascii="微软雅黑 Light" w:hAnsi="微软雅黑 Light" w:eastAsia="微软雅黑 Light"/>
                <w:b/>
                <w:color w:val="C00000"/>
                <w:sz w:val="21"/>
                <w:szCs w:val="21"/>
              </w:rPr>
              <w:t xml:space="preserve">【答复】</w:t>
            </w:r>
            <w:r>
              <w:rPr>
                <w:rFonts w:hint="eastAsia" w:ascii="微软雅黑 Light" w:hAnsi="微软雅黑 Light" w:eastAsia="微软雅黑 Light"/>
                <w:color w:val="C00000"/>
                <w:sz w:val="21"/>
                <w:szCs w:val="21"/>
              </w:rPr>
              <w:t xml:space="preserve">根据 3D Tiles 规范,瓦片内容数据(content)并非"L0~L3 所有层级的数据都在一个文件里"。每个瓦片有独立的内容文件(b3dm、glTF/GLB 等),只包含该瓦片自身层级的几何体。例如 L0 瓦片的 content 文件只含最低精度的简化几何,L3 瓦片的 content 文件只含高精度的局部几何。传统逐级加载策略下,L0、L1、L2、L3 四个瓦片各自的内容文件都需要下载。本申请的跳级策略下,仍会加载 L0 和 L3 的内容文件(两端),但跳过 L1、L2 的内容文件下载。文档中的 100MB(L0+L1+L2+L3)和 50MB(L0+L3)描述的就是这个含义。</w:t>
            </w:r>
          </w:p>
          <w:p w14:paraId="7312A6F4">
            <w:pPr>
              <w:rPr>
                <w:rFonts w:hint="eastAsia" w:ascii="微软雅黑 Light" w:hAnsi="微软雅黑 Light" w:eastAsia="微软雅黑 Light"/>
                <w:b/>
                <w:sz w:val="22"/>
                <w:szCs w:val="22"/>
              </w:rPr>
            </w:pPr>
          </w:p>
          <w:p w14:paraId="2D9BC7D7">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内存优化机制：传统逐级加载需 L0+L1+L2+L3 共 100MB，跳级加载仅需 L0+L3 共 50MB（元数据开销 2MB 可忽略）。</w:t>
            </w:r>
          </w:p>
          <w:p w14:paraId="4C4E5DD8">
            <w:pPr>
              <w:rPr>
                <w:rFonts w:hint="eastAsia" w:ascii="微软雅黑 Light" w:hAnsi="微软雅黑 Light" w:eastAsia="微软雅黑 Light"/>
                <w:b/>
                <w:sz w:val="22"/>
                <w:szCs w:val="22"/>
              </w:rPr>
            </w:pPr>
          </w:p>
          <w:p w14:paraId="75730008">
            <w:pPr>
              <w:rPr>
                <w:rFonts w:hint="eastAsia" w:ascii="微软雅黑 Light" w:hAnsi="微软雅黑 Light" w:eastAsia="微软雅黑 Light"/>
                <w:b/>
                <w:color w:val="0070C0"/>
                <w:sz w:val="22"/>
                <w:szCs w:val="22"/>
              </w:rPr>
            </w:pPr>
            <w:r>
              <w:rPr>
                <w:rFonts w:hint="eastAsia" w:ascii="微软雅黑 Light" w:hAnsi="微软雅黑 Light" w:eastAsia="微软雅黑 Light"/>
                <w:b/>
                <w:color w:val="0070C0"/>
                <w:sz w:val="22"/>
                <w:szCs w:val="22"/>
              </w:rPr>
              <w:t>（3）ancestorWithContent 双链管理</w:t>
            </w:r>
          </w:p>
          <w:p w14:paraId="57D52792">
            <w:pPr>
              <w:rPr>
                <w:rFonts w:hint="eastAsia" w:ascii="微软雅黑 Light" w:hAnsi="微软雅黑 Light" w:eastAsia="微软雅黑 Light"/>
                <w:b/>
                <w:sz w:val="22"/>
                <w:szCs w:val="22"/>
              </w:rPr>
            </w:pPr>
          </w:p>
          <w:p w14:paraId="275BDED6">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在 Tile 对象中维护两个指针：</w:t>
            </w:r>
          </w:p>
          <w:p w14:paraId="0A808692">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ancestorWithContent：指向最近的已加载祖先节点</w:t>
            </w:r>
            <w:ins w:id="183" w:author="kyx" w:date="2026-08-05T09:26:00Z">
              <w:r>
                <w:rPr>
                  <w:rFonts w:hint="eastAsia" w:ascii="微软雅黑 Light" w:hAnsi="微软雅黑 Light" w:eastAsia="微软雅黑 Light"/>
                  <w:b/>
                  <w:sz w:val="22"/>
                  <w:szCs w:val="22"/>
                </w:rPr>
                <w:t>（如何理解最近的已加载祖先节点，能否举例说明？）</w:t>
              </w:r>
            </w:ins>
          </w:p>
          <w:p>
            <w:pPr>
              <w:spacing w:before="60" w:after="60"/>
            </w:pPr>
            <w:r>
              <w:rPr>
                <w:rFonts w:hint="eastAsia" w:ascii="微软雅黑 Light" w:hAnsi="微软雅黑 Light" w:eastAsia="微软雅黑 Light"/>
                <w:b/>
                <w:color w:val="C00000"/>
                <w:sz w:val="21"/>
                <w:szCs w:val="21"/>
              </w:rPr>
              <w:t xml:space="preserve">【答复】</w:t>
            </w:r>
            <w:r>
              <w:rPr>
                <w:rFonts w:hint="eastAsia" w:ascii="微软雅黑 Light" w:hAnsi="微软雅黑 Light" w:eastAsia="微软雅黑 Light"/>
                <w:color w:val="C00000"/>
                <w:sz w:val="21"/>
                <w:szCs w:val="21"/>
              </w:rPr>
              <w:t xml:space="preserve">ancestorWithContent 指针指向从当前瓦片向上回溯时遇到的第一个已有内容且已加载的祖先瓦片。举例:假设瓦片层级为 L0→L1→L2→L3,传统加载时执行 L0 加载后,L1 的 ancestorWithContent 指向 L0;L1 加载后,L2 的 ancestorWithContent 指向 L1;以此类推。在跳级场景下(比如 L0 已加载、L1 和 L2 被跳过未加载、L3 待加载),L3 的 ancestorWithContent 指向 L0(向上搜索,跳过未加载的 L1 和 L2,直到遇到第一个已加载的 L0)。当 L3 加载完成后,若后续有 L4 待加载,其 ancestorWithContent 则指向 L3。该指针用于在后代搜索策略中快速定位已加载的上下文祖先。此为推断:文档未给出具体示例,以上推理由文档描述的"向上搜索第一个已加载祖先"逻辑得出。</w:t>
            </w:r>
          </w:p>
          <w:p w14:paraId="7FB745CF">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children：指向子节点数组</w:t>
            </w:r>
            <w:ins w:id="184" w:author="kyx" w:date="2026-08-03T18:27:00Z">
              <w:r>
                <w:rPr>
                  <w:rFonts w:hint="eastAsia" w:ascii="微软雅黑 Light" w:hAnsi="微软雅黑 Light" w:eastAsia="微软雅黑 Light"/>
                  <w:b/>
                  <w:sz w:val="22"/>
                  <w:szCs w:val="22"/>
                </w:rPr>
                <w:t>（子节点数组对应的是当前</w:t>
              </w:r>
            </w:ins>
            <w:ins w:id="185" w:author="kyx" w:date="2026-08-03T18:28:00Z">
              <w:r>
                <w:rPr>
                  <w:rFonts w:hint="eastAsia" w:ascii="微软雅黑 Light" w:hAnsi="微软雅黑 Light" w:eastAsia="微软雅黑 Light"/>
                  <w:b/>
                  <w:sz w:val="22"/>
                  <w:szCs w:val="22"/>
                </w:rPr>
                <w:t>加载的</w:t>
              </w:r>
            </w:ins>
            <w:ins w:id="186" w:author="kyx" w:date="2026-08-03T18:27:00Z">
              <w:r>
                <w:rPr>
                  <w:rFonts w:hint="eastAsia" w:ascii="微软雅黑 Light" w:hAnsi="微软雅黑 Light" w:eastAsia="微软雅黑 Light"/>
                  <w:b/>
                  <w:sz w:val="22"/>
                  <w:szCs w:val="22"/>
                </w:rPr>
                <w:t>瓦片</w:t>
              </w:r>
            </w:ins>
            <w:ins w:id="187" w:author="kyx" w:date="2026-08-03T18:28:00Z">
              <w:r>
                <w:rPr>
                  <w:rFonts w:hint="eastAsia" w:ascii="微软雅黑 Light" w:hAnsi="微软雅黑 Light" w:eastAsia="微软雅黑 Light"/>
                  <w:b/>
                  <w:sz w:val="22"/>
                  <w:szCs w:val="22"/>
                </w:rPr>
                <w:t>还是</w:t>
              </w:r>
            </w:ins>
            <w:ins w:id="188" w:author="kyx" w:date="2026-08-03T18:27:00Z">
              <w:r>
                <w:rPr>
                  <w:rFonts w:hint="eastAsia" w:ascii="微软雅黑 Light" w:hAnsi="微软雅黑 Light" w:eastAsia="微软雅黑 Light"/>
                  <w:b/>
                  <w:sz w:val="22"/>
                  <w:szCs w:val="22"/>
                </w:rPr>
                <w:t>？</w:t>
              </w:r>
            </w:ins>
            <w:ins w:id="189" w:author="kyx" w:date="2026-08-03T18:28:00Z">
              <w:r>
                <w:rPr>
                  <w:rFonts w:hint="eastAsia" w:ascii="微软雅黑 Light" w:hAnsi="微软雅黑 Light" w:eastAsia="微软雅黑 Light"/>
                  <w:b/>
                  <w:sz w:val="22"/>
                  <w:szCs w:val="22"/>
                </w:rPr>
                <w:t>包含的内容是？</w:t>
              </w:r>
            </w:ins>
            <w:ins w:id="190" w:author="kyx" w:date="2026-08-03T18:27:00Z">
              <w:r>
                <w:rPr>
                  <w:rFonts w:hint="eastAsia" w:ascii="微软雅黑 Light" w:hAnsi="微软雅黑 Light" w:eastAsia="微软雅黑 Light"/>
                  <w:b/>
                  <w:sz w:val="22"/>
                  <w:szCs w:val="22"/>
                </w:rPr>
                <w:t>）</w:t>
              </w:r>
            </w:ins>
          </w:p>
          <w:p>
            <w:pPr>
              <w:spacing w:before="60" w:after="60"/>
            </w:pPr>
            <w:r>
              <w:rPr>
                <w:rFonts w:hint="eastAsia" w:ascii="微软雅黑 Light" w:hAnsi="微软雅黑 Light" w:eastAsia="微软雅黑 Light"/>
                <w:b/>
                <w:color w:val="C00000"/>
                <w:sz w:val="21"/>
                <w:szCs w:val="21"/>
              </w:rPr>
              <w:t xml:space="preserve">【答复】</w:t>
            </w:r>
            <w:r>
              <w:rPr>
                <w:rFonts w:hint="eastAsia" w:ascii="微软雅黑 Light" w:hAnsi="微软雅黑 Light" w:eastAsia="微软雅黑 Light"/>
                <w:color w:val="C00000"/>
                <w:sz w:val="21"/>
                <w:szCs w:val="21"/>
              </w:rPr>
              <w:t xml:space="preserve">children 指针指向当前瓦片的所有子瓦片组成的数组,并非仅限"已加载的"子瓦片。根据 3D Tiles 规范,tileset.json 中每个瓦片的 children 数组列出了该瓦片在层级树中的所有直接子瓦片(含其 boundingVolume、geometricError、content URI 等元数据),无论这些子瓦片是否已被下载/加载。文档中 children 的作用是支持深度优先遍历:从当前瓦片出发,沿 children 指针向下搜索,直到找到满足 SSE 条件的后代。这是文档描述的后代搜索策略的基础数据结构。</w:t>
            </w:r>
          </w:p>
          <w:p w14:paraId="34FE0DF0">
            <w:pPr>
              <w:rPr>
                <w:rFonts w:hint="eastAsia" w:ascii="微软雅黑 Light" w:hAnsi="微软雅黑 Light" w:eastAsia="微软雅黑 Light"/>
                <w:b/>
                <w:sz w:val="22"/>
                <w:szCs w:val="22"/>
              </w:rPr>
            </w:pPr>
          </w:p>
          <w:p w14:paraId="11696DDB">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在瓦片加载/卸载时动态维护该双链关系，支持后代搜索策略（深度优先遍历 children 直到找到满足 SSE 条件的后代节点）。</w:t>
            </w:r>
            <w:ins w:id="191" w:author="kyx" w:date="2026-08-05T09:27:00Z">
              <w:r>
                <w:rPr>
                  <w:rFonts w:hint="eastAsia" w:ascii="微软雅黑 Light" w:hAnsi="微软雅黑 Light" w:eastAsia="微软雅黑 Light"/>
                  <w:b/>
                  <w:sz w:val="22"/>
                  <w:szCs w:val="22"/>
                </w:rPr>
                <w:t>Q1，</w:t>
              </w:r>
            </w:ins>
            <w:ins w:id="192" w:author="kyx" w:date="2026-08-03T18:28:00Z">
              <w:r>
                <w:rPr>
                  <w:rFonts w:hint="eastAsia" w:ascii="微软雅黑 Light" w:hAnsi="微软雅黑 Light" w:eastAsia="微软雅黑 Light"/>
                  <w:b/>
                  <w:sz w:val="22"/>
                  <w:szCs w:val="22"/>
                </w:rPr>
                <w:t>遍历 children，是指遍历L</w:t>
              </w:r>
            </w:ins>
            <w:ins w:id="193" w:author="kyx" w:date="2026-08-05T09:28:00Z">
              <w:r>
                <w:rPr>
                  <w:rFonts w:hint="eastAsia" w:ascii="微软雅黑 Light" w:hAnsi="微软雅黑 Light" w:eastAsia="微软雅黑 Light"/>
                  <w:b/>
                  <w:sz w:val="22"/>
                  <w:szCs w:val="22"/>
                </w:rPr>
                <w:t>1</w:t>
              </w:r>
            </w:ins>
            <w:ins w:id="194" w:author="kyx" w:date="2026-08-03T18:28:00Z">
              <w:r>
                <w:rPr>
                  <w:rFonts w:hint="eastAsia" w:ascii="微软雅黑 Light" w:hAnsi="微软雅黑 Light" w:eastAsia="微软雅黑 Light"/>
                  <w:b/>
                  <w:sz w:val="22"/>
                  <w:szCs w:val="22"/>
                </w:rPr>
                <w:t>~L3中的所有瓦片么？</w:t>
              </w:r>
            </w:ins>
            <w:ins w:id="195" w:author="kyx" w:date="2026-08-05T09:28:00Z">
              <w:r>
                <w:rPr>
                  <w:rFonts w:hint="eastAsia" w:ascii="微软雅黑 Light" w:hAnsi="微软雅黑 Light" w:eastAsia="微软雅黑 Light"/>
                  <w:b/>
                  <w:sz w:val="22"/>
                  <w:szCs w:val="22"/>
                </w:rPr>
                <w:t>Q2，如何理解“在瓦片加载/卸载时动态维护该双链关系”。</w:t>
              </w:r>
            </w:ins>
          </w:p>
          <w:p>
            <w:pPr>
              <w:spacing w:before="60" w:after="60"/>
            </w:pPr>
            <w:r>
              <w:rPr>
                <w:rFonts w:hint="eastAsia" w:ascii="微软雅黑 Light" w:hAnsi="微软雅黑 Light" w:eastAsia="微软雅黑 Light"/>
                <w:b/>
                <w:color w:val="C00000"/>
                <w:sz w:val="21"/>
                <w:szCs w:val="21"/>
              </w:rPr>
              <w:t xml:space="preserve">【答复】</w:t>
            </w:r>
            <w:r>
              <w:rPr>
                <w:rFonts w:hint="eastAsia" w:ascii="微软雅黑 Light" w:hAnsi="微软雅黑 Light" w:eastAsia="微软雅黑 Light"/>
                <w:color w:val="C00000"/>
                <w:sz w:val="21"/>
                <w:szCs w:val="21"/>
              </w:rPr>
              <w:t xml:space="preserve">不是遍历"所有瓦片",而是沿 children 指针做深度优先向下搜索,直到找到满足条件的目标后代瓦片即停止。文档原文:"深度优先遍历 children 直到找到满足 SSE 条件的后代节点"。以 L0 为起点:先遍历 L0 的 children 数组(L1 层),对每个 L1 子瓦片检查其是否满足 SSE 条件;若不满足,继续遍历该 L1 子瓦片的 children(L2 层);以此类推。该搜索是定向的(沿满足条件的路径深入),并非无差别遍历所有 L1~L3 瓦片。搜索范围取决于瓦片树的分支数量(如四叉树每个父节点有 4 个子节点),搜索复杂度为 O(分支因子 × 深度),而非 O(全部瓦片数)。</w:t>
            </w:r>
          </w:p>
          <w:p>
            <w:pPr>
              <w:spacing w:before="60" w:after="60"/>
            </w:pPr>
            <w:r>
              <w:rPr>
                <w:rFonts w:hint="eastAsia" w:ascii="微软雅黑 Light" w:hAnsi="微软雅黑 Light" w:eastAsia="微软雅黑 Light"/>
                <w:b/>
                <w:color w:val="C00000"/>
                <w:sz w:val="21"/>
                <w:szCs w:val="21"/>
              </w:rPr>
              <w:t xml:space="preserve">【答复】</w:t>
            </w:r>
            <w:r>
              <w:rPr>
                <w:rFonts w:hint="eastAsia" w:ascii="微软雅黑 Light" w:hAnsi="微软雅黑 Light" w:eastAsia="微软雅黑 Light"/>
                <w:color w:val="C00000"/>
                <w:sz w:val="21"/>
                <w:szCs w:val="21"/>
              </w:rPr>
              <w:t xml:space="preserve">动态维护指的是在瓦片生命周期中实时更新 ancestorWithContent 和 children 两个指针的指向关系。具体场景:(1)瓦片加载时——当某个瓦片的内容数据下载完成并插入渲染树后,遍历其所有后代瓦片,将后代的 ancestorWithContent 指针更新为指向该新加载的瓦片(因为该瓦片成为这些后代"最近的已加载祖先");(2)瓦片卸载时——当某个瓦片被移出内存,将原本指向它的后代瓦片的 ancestorWithContent 指针回退为指向更上层的已加载祖先(通过沿 parent 链向上回溯找到第一个仍有内容的祖先)。维护开销低,因为加载/卸载事件频率受控且每次只影响相关子树。此为推断:文档未展开描述具体维护算法,以上推理由文档描述的双向指针结构和"加载/卸载时动态维护"的表述,结合 3D Tiles tile 生命周期管理的一般做法得出。</w:t>
            </w:r>
          </w:p>
          <w:p w14:paraId="14A830D8">
            <w:pPr>
              <w:rPr>
                <w:rFonts w:hint="eastAsia" w:ascii="微软雅黑 Light" w:hAnsi="微软雅黑 Light" w:eastAsia="微软雅黑 Light"/>
                <w:b/>
                <w:sz w:val="22"/>
                <w:szCs w:val="22"/>
              </w:rPr>
            </w:pPr>
          </w:p>
          <w:p w14:paraId="1366907C">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实测效果：内存从 522MB 降至 341MB，优化 20%。</w:t>
            </w:r>
          </w:p>
          <w:p w14:paraId="77AD3D5C">
            <w:pPr>
              <w:rPr>
                <w:ins w:id="196" w:author="kyx" w:date="2026-08-05T10:49:00Z"/>
                <w:rFonts w:hint="eastAsia" w:ascii="微软雅黑 Light" w:hAnsi="微软雅黑 Light" w:eastAsia="微软雅黑 Light"/>
                <w:b/>
                <w:sz w:val="22"/>
                <w:szCs w:val="22"/>
              </w:rPr>
            </w:pPr>
            <w:ins w:id="197" w:author="kyx" w:date="2026-08-05T10:49:00Z">
              <w:r>
                <w:rPr>
                  <w:rFonts w:hint="eastAsia" w:ascii="微软雅黑 Light" w:hAnsi="微软雅黑 Light" w:eastAsia="微软雅黑 Light"/>
                  <w:b/>
                  <w:sz w:val="22"/>
                  <w:szCs w:val="22"/>
                  <w:highlight w:val="cyan"/>
                </w:rPr>
                <w:t>待确认：</w:t>
              </w:r>
            </w:ins>
            <w:ins w:id="198" w:author="kyx" w:date="2026-08-05T10:50:00Z">
              <w:r>
                <w:rPr>
                  <w:rFonts w:hint="eastAsia" w:ascii="微软雅黑 Light" w:hAnsi="微软雅黑 Light" w:eastAsia="微软雅黑 Light"/>
                  <w:b/>
                  <w:sz w:val="22"/>
                  <w:szCs w:val="22"/>
                  <w:highlight w:val="cyan"/>
                </w:rPr>
                <w:t>7.1.3中</w:t>
              </w:r>
            </w:ins>
            <w:ins w:id="199" w:author="kyx" w:date="2026-08-05T10:49:00Z">
              <w:r>
                <w:rPr>
                  <w:rFonts w:hint="eastAsia" w:ascii="微软雅黑 Light" w:hAnsi="微软雅黑 Light" w:eastAsia="微软雅黑 Light"/>
                  <w:b/>
                  <w:sz w:val="22"/>
                  <w:szCs w:val="22"/>
                  <w:highlight w:val="cyan"/>
                </w:rPr>
                <w:t>哪些步骤存在核心改进？哪些步骤是基于现有技术实现?</w:t>
              </w:r>
            </w:ins>
          </w:p>
          <w:p>
            <w:pPr>
              <w:spacing w:before="60" w:after="60"/>
            </w:pPr>
            <w:r>
              <w:rPr>
                <w:rFonts w:hint="eastAsia" w:ascii="微软雅黑 Light" w:hAnsi="微软雅黑 Light" w:eastAsia="微软雅黑 Light"/>
                <w:b/>
                <w:color w:val="C00000"/>
                <w:sz w:val="21"/>
                <w:szCs w:val="21"/>
              </w:rPr>
              <w:t xml:space="preserve">【答复】</w:t>
            </w:r>
            <w:r>
              <w:rPr>
                <w:rFonts w:hint="eastAsia" w:ascii="微软雅黑 Light" w:hAnsi="微软雅黑 Light" w:eastAsia="微软雅黑 Light"/>
                <w:color w:val="C00000"/>
                <w:sz w:val="21"/>
                <w:szCs w:val="21"/>
              </w:rPr>
              <w:t xml:space="preserve">按文档 7.1.3 节涉及的各个技术步骤逐一判断如下:
**【存在核心改进的步骤】**
(1) 基于 geometricError 比值的跳级判定公式(tile.__error &lt; ancestor.__error / 16):此为文档明确提出的核心创新点。现有 Cesium 的 skipLevelOfDetail 使用 skipScreenSpaceErrorFactor 和 skipLevels 等参数,其机制是跳过 SSE 大于某阈值的瓦片,并非使用 geometricError 比值与固定阈值 16 的判定。文档的 16 阈值推导逻辑(2^4=16,基于 2 倍递增假设)是自定义的判定策略。(已确认区别:Cesium 的 skipScreenSpaceErrorFactor 判定对象是运行时计算的 SSE 比值(动态值,随相机位置逐帧变化),本方案直接比较元数据中的静态 geometricError 比值(预计算值,不依赖相机状态)——二者在判定对象(SSE vs geometricError)、计算阶段(运行时逐帧 vs 基于元数据预判定)、依赖数据(相机参数 vs tileset.json 静态字段)三个维度均存在本质区别,本方案判定与相机视点解耦,可在调度层面独立使用,支撑"核心改进"的认定。)
(2) ancestorWithContent/children 双链管理机制:文档明确提出在 Tile 对象中维护这两个指针,并在瓦片加载/卸载时动态更新,用于支持后代搜索策略。Cesium 标准实现中 Tile 对象仅有 parent 和 children,没有独立的 ancestorWithContent 指针追踪"最近的已加载祖先"。该双链结构是支撑跳级加载后正确完成 SSE 后代搜索的关键改进。
(3) 基于双链的后代搜索策略(深度优先遍历 children 直到找到满足 SSE 条件的后代):在跳级场景下,传统的逐级遍历无法直接定位目标后代,该搜索策略利用 ancestorWithContent 跳过空档层级直接深入搜索,是配合跳级判定的关键实现。
**【基于现有技术的步骤】**
(4) tileset.json 元数据下载与解析:这是 3D Tiles 规范定义的标准流程,所有 3D Tiles 客户端均需执行。
(5) 瓦片内容数据(b3dm/glTF)按需加载:这是 3D Tiles 标准的流式加载机制,现有 Cesium 等客户端均已实现。
(6) SSE(Screen Space Error)计算:SSE 的计算公式(geometricError × screenHeight / (distance × denominator))是 3D Tiles 规范和 Cesium 实现中的标准计算,非本申请独创。
(7) 瓦片树层级遍历框架:基于 tileset.json 中的 children 数组进行树遍历是 3D Tiles 的基础机制。
(8) 内存优化效果评估(内存数据对比):这是效果验证,属于实验数据呈现,非技术步骤。
**【待确认】**
- 公式策略与 SSE 策略的关系(见 Q3):文档似乎存在两种跳级判定方式,二者关系需要发明人澄清。若 SSE 判定仅为传统细化判定,公式判定为新增的跳级前置筛选,则公式判定是唯一新增的判定步骤。</w:t>
            </w:r>
          </w:p>
          <w:p w14:paraId="60C1997F">
            <w:pPr>
              <w:rPr>
                <w:rFonts w:hint="eastAsia" w:ascii="微软雅黑 Light" w:hAnsi="微软雅黑 Light" w:eastAsia="微软雅黑 Light"/>
                <w:b/>
                <w:sz w:val="22"/>
                <w:szCs w:val="22"/>
              </w:rPr>
            </w:pPr>
          </w:p>
          <w:p w14:paraId="7E2A7CAB">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highlight w:val="yellow"/>
              </w:rPr>
              <w:t>7</w:t>
            </w:r>
            <w:r>
              <w:rPr>
                <w:rFonts w:ascii="微软雅黑 Light" w:hAnsi="微软雅黑 Light" w:eastAsia="微软雅黑 Light"/>
                <w:b/>
                <w:sz w:val="22"/>
                <w:szCs w:val="22"/>
                <w:highlight w:val="yellow"/>
              </w:rPr>
              <w:t>.1</w:t>
            </w:r>
            <w:r>
              <w:rPr>
                <w:rFonts w:hint="eastAsia" w:ascii="微软雅黑 Light" w:hAnsi="微软雅黑 Light" w:eastAsia="微软雅黑 Light"/>
                <w:b/>
                <w:sz w:val="22"/>
                <w:szCs w:val="22"/>
                <w:highlight w:val="yellow"/>
              </w:rPr>
              <w:t>.4 用后即卸策略</w:t>
            </w:r>
          </w:p>
          <w:p w14:paraId="3EFD9CAA">
            <w:pPr>
              <w:jc w:val="center"/>
              <w:rPr>
                <w:rFonts w:hint="eastAsia" w:ascii="微软雅黑 Light" w:hAnsi="微软雅黑 Light" w:eastAsia="微软雅黑 Light"/>
                <w:b/>
                <w:sz w:val="22"/>
                <w:szCs w:val="22"/>
              </w:rPr>
            </w:pPr>
            <w:r>
              <w:drawing>
                <wp:inline distT="0" distB="0" distL="114300" distR="114300">
                  <wp:extent cx="1801495" cy="2456815"/>
                  <wp:effectExtent l="0" t="0" r="1905" b="6985"/>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12"/>
                          <a:stretch>
                            <a:fillRect/>
                          </a:stretch>
                        </pic:blipFill>
                        <pic:spPr>
                          <a:xfrm>
                            <a:off x="0" y="0"/>
                            <a:ext cx="1801495" cy="2456815"/>
                          </a:xfrm>
                          <a:prstGeom prst="rect">
                            <a:avLst/>
                          </a:prstGeom>
                          <a:noFill/>
                          <a:ln>
                            <a:noFill/>
                          </a:ln>
                        </pic:spPr>
                      </pic:pic>
                    </a:graphicData>
                  </a:graphic>
                </wp:inline>
              </w:drawing>
            </w:r>
          </w:p>
          <w:p w14:paraId="226FF901">
            <w:pPr>
              <w:jc w:val="cente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图3：用后即卸策略时序图</w:t>
            </w:r>
          </w:p>
          <w:p w14:paraId="3CB06DA3">
            <w:pPr>
              <w:jc w:val="cente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本图展示瓦片数据从加载、渲染到CPU侧释放的完整时序过程。</w:t>
            </w:r>
          </w:p>
          <w:p w14:paraId="576ACAA0">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图3说明：</w:t>
            </w:r>
          </w:p>
          <w:p w14:paraId="36EC2FBF">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步骤1-3：标准加载流程，数据同时存在于CPU和GPU，双倍内存占用</w:t>
            </w:r>
          </w:p>
          <w:p w14:paraId="1DF08124">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步骤4-5：首次渲染，GPU从CPU上传的Buffer中读取数据进行绘制</w:t>
            </w:r>
          </w:p>
          <w:p w14:paraId="2E96F1E2">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步骤6-7（本发明核心）：onAfterRender钩子检测到首次渲染完成后，立即释放CPU侧的geometry.attributes[].array和texture.image数据</w:t>
            </w:r>
          </w:p>
          <w:p w14:paraId="6FCA4098">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步骤8：后续帧的渲染直接使用GPU侧已存在的Buffer，无需CPU数据</w:t>
            </w:r>
          </w:p>
          <w:p w14:paraId="3D1CEAB9">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红色区域标注：CPU侧数据释放后，射线拾取、碰撞检测等依赖CPU几何数据的操作失效</w:t>
            </w:r>
          </w:p>
          <w:p w14:paraId="19659D71">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内存优化：在纯可视化场景下，CPU侧内存释放约80MB，总内存优化30%</w:t>
            </w:r>
          </w:p>
          <w:p w14:paraId="6A55B08B">
            <w:pPr>
              <w:rPr>
                <w:rFonts w:hint="eastAsia" w:ascii="微软雅黑 Light" w:hAnsi="微软雅黑 Light" w:eastAsia="微软雅黑 Light"/>
                <w:b/>
                <w:sz w:val="22"/>
                <w:szCs w:val="22"/>
              </w:rPr>
            </w:pPr>
          </w:p>
          <w:p w14:paraId="7462C30C">
            <w:pPr>
              <w:rPr>
                <w:rFonts w:hint="eastAsia" w:ascii="微软雅黑 Light" w:hAnsi="微软雅黑 Light" w:eastAsia="微软雅黑 Light"/>
                <w:b/>
                <w:color w:val="0070C0"/>
                <w:sz w:val="22"/>
                <w:szCs w:val="22"/>
              </w:rPr>
            </w:pPr>
            <w:r>
              <w:rPr>
                <w:rFonts w:hint="eastAsia" w:ascii="微软雅黑 Light" w:hAnsi="微软雅黑 Light" w:eastAsia="微软雅黑 Light"/>
                <w:b/>
                <w:color w:val="0070C0"/>
                <w:sz w:val="22"/>
                <w:szCs w:val="22"/>
              </w:rPr>
              <w:t>（1）适用场景限定</w:t>
            </w:r>
          </w:p>
          <w:p w14:paraId="0BE19B8C">
            <w:pPr>
              <w:rPr>
                <w:rFonts w:hint="eastAsia" w:ascii="微软雅黑 Light" w:hAnsi="微软雅黑 Light" w:eastAsia="微软雅黑 Light"/>
                <w:b/>
                <w:sz w:val="22"/>
                <w:szCs w:val="22"/>
              </w:rPr>
            </w:pPr>
          </w:p>
          <w:p w14:paraId="69190AD2">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本策略仅适用于**纯可视化渲染场景**，即应用无需对 CPU 侧几何数据进行读取或修改操作。适用场景包括：建筑漫游展示、城市规划可视化、房地产虚拟看房、文物数字化展示等。</w:t>
            </w:r>
          </w:p>
          <w:p w14:paraId="00C106A4">
            <w:pPr>
              <w:rPr>
                <w:rFonts w:hint="eastAsia" w:ascii="微软雅黑 Light" w:hAnsi="微软雅黑 Light" w:eastAsia="微软雅黑 Light"/>
                <w:b/>
                <w:sz w:val="22"/>
                <w:szCs w:val="22"/>
              </w:rPr>
            </w:pPr>
          </w:p>
          <w:p w14:paraId="082867B8">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不适用场景：交互式编辑（BIM、CAD）、物理模拟（游戏、仿真）、几何分析（体积计算、空间查询）。</w:t>
            </w:r>
          </w:p>
          <w:p w14:paraId="111FC2C8">
            <w:pPr>
              <w:rPr>
                <w:rFonts w:hint="eastAsia" w:ascii="微软雅黑 Light" w:hAnsi="微软雅黑 Light" w:eastAsia="微软雅黑 Light"/>
                <w:b/>
                <w:sz w:val="22"/>
                <w:szCs w:val="22"/>
              </w:rPr>
            </w:pPr>
          </w:p>
          <w:p w14:paraId="0A8035D5">
            <w:pPr>
              <w:rPr>
                <w:rFonts w:hint="eastAsia" w:ascii="微软雅黑 Light" w:hAnsi="微软雅黑 Light" w:eastAsia="微软雅黑 Light"/>
                <w:b/>
                <w:color w:val="0070C0"/>
                <w:sz w:val="22"/>
                <w:szCs w:val="22"/>
              </w:rPr>
            </w:pPr>
            <w:r>
              <w:rPr>
                <w:rFonts w:hint="eastAsia" w:ascii="微软雅黑 Light" w:hAnsi="微软雅黑 Light" w:eastAsia="微软雅黑 Light"/>
                <w:b/>
                <w:color w:val="0070C0"/>
                <w:sz w:val="22"/>
                <w:szCs w:val="22"/>
              </w:rPr>
              <w:t>（2）释放时机与方法</w:t>
            </w:r>
            <w:ins w:id="200" w:author="kyx" w:date="2026-08-03T18:29:00Z">
              <w:r>
                <w:rPr>
                  <w:rFonts w:hint="eastAsia" w:ascii="微软雅黑 Light" w:hAnsi="微软雅黑 Light" w:eastAsia="微软雅黑 Light"/>
                  <w:b/>
                  <w:color w:val="0070C0"/>
                  <w:sz w:val="22"/>
                  <w:szCs w:val="22"/>
                </w:rPr>
                <w:t>（释放时机是指首次渲染完成瓦片就进行释放？渲染后释放，</w:t>
              </w:r>
            </w:ins>
            <w:ins w:id="201" w:author="kyx" w:date="2026-08-05T10:37:00Z">
              <w:r>
                <w:rPr>
                  <w:rFonts w:hint="eastAsia" w:ascii="微软雅黑 Light" w:hAnsi="微软雅黑 Light" w:eastAsia="微软雅黑 Light"/>
                  <w:b/>
                  <w:color w:val="0070C0"/>
                  <w:sz w:val="22"/>
                  <w:szCs w:val="22"/>
                </w:rPr>
                <w:t>不会</w:t>
              </w:r>
            </w:ins>
            <w:ins w:id="202" w:author="kyx" w:date="2026-08-03T18:29:00Z">
              <w:r>
                <w:rPr>
                  <w:rFonts w:hint="eastAsia" w:ascii="微软雅黑 Light" w:hAnsi="微软雅黑 Light" w:eastAsia="微软雅黑 Light"/>
                  <w:b/>
                  <w:color w:val="0070C0"/>
                  <w:sz w:val="22"/>
                  <w:szCs w:val="22"/>
                </w:rPr>
                <w:t>影响场景</w:t>
              </w:r>
            </w:ins>
            <w:ins w:id="203" w:author="kyx" w:date="2026-08-03T18:30:00Z">
              <w:r>
                <w:rPr>
                  <w:rFonts w:hint="eastAsia" w:ascii="微软雅黑 Light" w:hAnsi="微软雅黑 Light" w:eastAsia="微软雅黑 Light"/>
                  <w:b/>
                  <w:color w:val="0070C0"/>
                  <w:sz w:val="22"/>
                  <w:szCs w:val="22"/>
                </w:rPr>
                <w:t>正常展示</w:t>
              </w:r>
            </w:ins>
            <w:ins w:id="204" w:author="kyx" w:date="2026-08-05T10:37:00Z">
              <w:r>
                <w:rPr>
                  <w:rFonts w:hint="eastAsia" w:ascii="微软雅黑 Light" w:hAnsi="微软雅黑 Light" w:eastAsia="微软雅黑 Light"/>
                  <w:b/>
                  <w:color w:val="0070C0"/>
                  <w:sz w:val="22"/>
                  <w:szCs w:val="22"/>
                </w:rPr>
                <w:t>，但会影响交互？</w:t>
              </w:r>
            </w:ins>
            <w:ins w:id="205" w:author="kyx" w:date="2026-08-03T18:29:00Z">
              <w:r>
                <w:rPr>
                  <w:rFonts w:hint="eastAsia" w:ascii="微软雅黑 Light" w:hAnsi="微软雅黑 Light" w:eastAsia="微软雅黑 Light"/>
                  <w:b/>
                  <w:color w:val="0070C0"/>
                  <w:sz w:val="22"/>
                  <w:szCs w:val="22"/>
                </w:rPr>
                <w:t>）</w:t>
              </w:r>
            </w:ins>
          </w:p>
          <w:p>
            <w:pPr>
              <w:spacing w:before="60" w:after="60"/>
            </w:pPr>
            <w:r>
              <w:rPr>
                <w:rFonts w:hint="eastAsia" w:ascii="微软雅黑 Light" w:hAnsi="微软雅黑 Light" w:eastAsia="微软雅黑 Light"/>
                <w:b/>
                <w:color w:val="C00000"/>
                <w:sz w:val="21"/>
                <w:szCs w:val="21"/>
              </w:rPr>
              <w:t xml:space="preserve">【答复】</w:t>
            </w:r>
            <w:r>
              <w:rPr>
                <w:rFonts w:hint="eastAsia" w:ascii="微软雅黑 Light" w:hAnsi="微软雅黑 Light" w:eastAsia="微软雅黑 Light"/>
                <w:color w:val="C00000"/>
                <w:sz w:val="21"/>
                <w:szCs w:val="21"/>
              </w:rPr>
              <w:t xml:space="preserve">是的。释放时机为瓦片首次渲染完成后立即释放 CPU 侧数据。文档明确表述为"在瓦片首次渲染完成后,通过 onAfterRender 钩子"执行释放操作。渲染后释放不会影响场景正常展示,因为 GPU 显存中已保留独立的 Buffer 副本,后续帧渲染直接从 GPU Buffer 读取数据。但会影响交互:文档明确标注"CPU 侧数据释放后,射线拾取、碰撞检测等依赖 CPU 几何数据的操作失效"。原因在于 raycaster 射线拾取需要在 CPU 侧进行射线-三角形求交运算,碰撞检测也需要读取 CPU 侧顶点位置数据,这些操作均依赖 CPU 侧 geometry 数据。</w:t>
            </w:r>
          </w:p>
          <w:p w14:paraId="739DECED">
            <w:pPr>
              <w:rPr>
                <w:rFonts w:hint="eastAsia" w:ascii="微软雅黑 Light" w:hAnsi="微软雅黑 Light" w:eastAsia="微软雅黑 Light"/>
                <w:b/>
                <w:sz w:val="22"/>
                <w:szCs w:val="22"/>
              </w:rPr>
            </w:pPr>
          </w:p>
          <w:p w14:paraId="0C973FAB">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在瓦片首次渲染完成</w:t>
            </w:r>
            <w:ins w:id="206" w:author="kyx" w:date="2026-08-03T18:43:00Z">
              <w:r>
                <w:rPr>
                  <w:rFonts w:hint="eastAsia" w:ascii="微软雅黑 Light" w:hAnsi="微软雅黑 Light" w:eastAsia="微软雅黑 Light"/>
                  <w:b/>
                  <w:sz w:val="22"/>
                  <w:szCs w:val="22"/>
                </w:rPr>
                <w:t>（是释放时机么？）</w:t>
              </w:r>
            </w:ins>
            <w:r>
              <w:rPr>
                <w:rFonts w:hint="eastAsia" w:ascii="微软雅黑 Light" w:hAnsi="微软雅黑 Light" w:eastAsia="微软雅黑 Light"/>
                <w:b/>
                <w:sz w:val="22"/>
                <w:szCs w:val="22"/>
              </w:rPr>
              <w:t>后，通过 onAfterRender 钩子：</w:t>
            </w:r>
            <w:ins w:id="207" w:author="kyx" w:date="2026-08-03T18:41:00Z">
              <w:r>
                <w:rPr>
                  <w:rFonts w:hint="eastAsia" w:ascii="微软雅黑 Light" w:hAnsi="微软雅黑 Light" w:eastAsia="微软雅黑 Light"/>
                  <w:b/>
                  <w:sz w:val="22"/>
                  <w:szCs w:val="22"/>
                </w:rPr>
                <w:t>onAfterRender 钩子</w:t>
              </w:r>
            </w:ins>
            <w:ins w:id="208" w:author="kyx" w:date="2026-08-05T10:37:00Z">
              <w:r>
                <w:rPr>
                  <w:rFonts w:hint="eastAsia" w:ascii="微软雅黑 Light" w:hAnsi="微软雅黑 Light" w:eastAsia="微软雅黑 Light"/>
                  <w:b/>
                  <w:sz w:val="22"/>
                  <w:szCs w:val="22"/>
                </w:rPr>
                <w:t>的作用是执行</w:t>
              </w:r>
            </w:ins>
            <w:ins w:id="209" w:author="kyx" w:date="2026-08-03T18:42:00Z">
              <w:r>
                <w:rPr>
                  <w:rFonts w:hint="eastAsia" w:ascii="微软雅黑 Light" w:hAnsi="微软雅黑 Light" w:eastAsia="微软雅黑 Light"/>
                  <w:b/>
                  <w:sz w:val="22"/>
                  <w:szCs w:val="22"/>
                </w:rPr>
                <w:t>如下步骤1~3？该钩子如何理解，是指清空CPU侧的数据？</w:t>
              </w:r>
            </w:ins>
            <w:ins w:id="210" w:author="kyx" w:date="2026-08-03T18:43:00Z">
              <w:r>
                <w:rPr>
                  <w:rFonts w:hint="eastAsia" w:ascii="微软雅黑 Light" w:hAnsi="微软雅黑 Light" w:eastAsia="微软雅黑 Light"/>
                  <w:b/>
                  <w:sz w:val="22"/>
                  <w:szCs w:val="22"/>
                </w:rPr>
                <w:t>比如attribute.array、mipmaps 数组、image等都是CPU侧的数据？</w:t>
              </w:r>
            </w:ins>
            <w:ins w:id="211" w:author="kyx" w:date="2026-08-05T10:38:00Z">
              <w:r>
                <w:rPr>
                  <w:rFonts w:hint="eastAsia" w:ascii="微软雅黑 Light" w:hAnsi="微软雅黑 Light" w:eastAsia="微软雅黑 Light"/>
                  <w:b/>
                  <w:sz w:val="22"/>
                  <w:szCs w:val="22"/>
                </w:rPr>
                <w:t>能否</w:t>
              </w:r>
            </w:ins>
            <w:ins w:id="212" w:author="kyx" w:date="2026-08-05T10:39:00Z">
              <w:r>
                <w:rPr>
                  <w:rFonts w:hint="eastAsia" w:ascii="微软雅黑 Light" w:hAnsi="微软雅黑 Light" w:eastAsia="微软雅黑 Light"/>
                  <w:b/>
                  <w:sz w:val="22"/>
                  <w:szCs w:val="22"/>
                </w:rPr>
                <w:t>说明</w:t>
              </w:r>
            </w:ins>
            <w:ins w:id="213" w:author="kyx" w:date="2026-08-05T10:38:00Z">
              <w:r>
                <w:rPr>
                  <w:rFonts w:hint="eastAsia" w:ascii="微软雅黑 Light" w:hAnsi="微软雅黑 Light" w:eastAsia="微软雅黑 Light"/>
                  <w:b/>
                  <w:sz w:val="22"/>
                  <w:szCs w:val="22"/>
                </w:rPr>
                <w:t>上述数据</w:t>
              </w:r>
            </w:ins>
            <w:ins w:id="214" w:author="kyx" w:date="2026-08-05T10:39:00Z">
              <w:r>
                <w:rPr>
                  <w:rFonts w:hint="eastAsia" w:ascii="微软雅黑 Light" w:hAnsi="微软雅黑 Light" w:eastAsia="微软雅黑 Light"/>
                  <w:b/>
                  <w:sz w:val="22"/>
                  <w:szCs w:val="22"/>
                </w:rPr>
                <w:t>的物理含义，比如主要释放的是：瓦片的顶点数据</w:t>
              </w:r>
            </w:ins>
            <w:ins w:id="215" w:author="kyx" w:date="2026-08-05T10:40:00Z">
              <w:r>
                <w:rPr>
                  <w:rFonts w:hint="eastAsia" w:ascii="微软雅黑 Light" w:hAnsi="微软雅黑 Light" w:eastAsia="微软雅黑 Light"/>
                  <w:b/>
                  <w:sz w:val="22"/>
                  <w:szCs w:val="22"/>
                </w:rPr>
                <w:t>或什么数据？与瓦片相关的什么图像等？</w:t>
              </w:r>
            </w:ins>
          </w:p>
          <w:p>
            <w:pPr>
              <w:spacing w:before="60" w:after="60"/>
            </w:pPr>
            <w:r>
              <w:rPr>
                <w:rFonts w:hint="eastAsia" w:ascii="微软雅黑 Light" w:hAnsi="微软雅黑 Light" w:eastAsia="微软雅黑 Light"/>
                <w:b/>
                <w:color w:val="C00000"/>
                <w:sz w:val="21"/>
                <w:szCs w:val="21"/>
              </w:rPr>
              <w:t xml:space="preserve">【答复】</w:t>
            </w:r>
            <w:r>
              <w:rPr>
                <w:rFonts w:hint="eastAsia" w:ascii="微软雅黑 Light" w:hAnsi="微软雅黑 Light" w:eastAsia="微软雅黑 Light"/>
                <w:color w:val="C00000"/>
                <w:sz w:val="21"/>
                <w:szCs w:val="21"/>
              </w:rPr>
              <w:t xml:space="preserve">onAfterRender 是 Three.js 中 Object3D 的标准回调函数(参数为 renderer, scene, camera, geometry, material, group),在对象每次被绘制后立即触发。在本发明中,钩子内执行的步骤 1~3 均为清空 CPU 侧数据:步骤 1 中 attribute.array 指向的是以 Float32Array 等 TypedArray 形式存储在 CPU 内存中的顶点属性数据(包括顶点 position 位置坐标、normal 法向量、uv 纹理坐标、color 顶点颜色等);步骤 2 中 mipmaps 数组存储纹理的多级渐远层级 CPU 侧数据,ImageBitmap.close() 为 Web 标准 API(释放关联图形资源),将 image 置为 {width:0, height:0} 即释放纹理源图像的 CPU 侧像素数据;步骤 3 表明仅保留 GPU 显存中的副本。综合来看,主要释放的数据包括:瓦片的顶点几何数据(位置、法线、UV、颜色等),以及瓦片关联的纹理图像数据(漫反射贴图、法线贴图等的源图像像素数据)。</w:t>
            </w:r>
          </w:p>
          <w:p w14:paraId="21722CDC">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1. 遍历 geometry.attributes 的所有属性，将 attribute.array 替换为空的同类型数组</w:t>
            </w:r>
          </w:p>
          <w:p w14:paraId="342FAE11">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2. 对纹理，清空 mipmaps 数组或调用 ImageBitmap.close()，将 image 置为 {width:0, height:0}</w:t>
            </w:r>
          </w:p>
          <w:p w14:paraId="24359A38">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3. 仅保留 GPU 显存副本</w:t>
            </w:r>
          </w:p>
          <w:p w14:paraId="376A1A3B">
            <w:pPr>
              <w:rPr>
                <w:rFonts w:hint="eastAsia" w:ascii="微软雅黑 Light" w:hAnsi="微软雅黑 Light" w:eastAsia="微软雅黑 Light"/>
                <w:b/>
                <w:sz w:val="22"/>
                <w:szCs w:val="22"/>
              </w:rPr>
            </w:pPr>
          </w:p>
          <w:p w14:paraId="7C7D12A3">
            <w:pPr>
              <w:rPr>
                <w:rFonts w:hint="eastAsia" w:ascii="微软雅黑 Light" w:hAnsi="微软雅黑 Light" w:eastAsia="微软雅黑 Light"/>
                <w:b/>
                <w:color w:val="0070C0"/>
                <w:sz w:val="22"/>
                <w:szCs w:val="22"/>
              </w:rPr>
            </w:pPr>
            <w:r>
              <w:rPr>
                <w:rFonts w:hint="eastAsia" w:ascii="微软雅黑 Light" w:hAnsi="微软雅黑 Light" w:eastAsia="微软雅黑 Light"/>
                <w:b/>
                <w:color w:val="0070C0"/>
                <w:sz w:val="22"/>
                <w:szCs w:val="22"/>
              </w:rPr>
              <w:t>（3）自动检测机制</w:t>
            </w:r>
          </w:p>
          <w:p w14:paraId="6540E2CF">
            <w:pPr>
              <w:rPr>
                <w:rFonts w:hint="eastAsia" w:ascii="微软雅黑 Light" w:hAnsi="微软雅黑 Light" w:eastAsia="微软雅黑 Light"/>
                <w:b/>
                <w:sz w:val="22"/>
                <w:szCs w:val="22"/>
              </w:rPr>
            </w:pPr>
          </w:p>
          <w:p w14:paraId="054A191D">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配置参数检测：options.sceneType = 'visualization' | 'interactive' | 'physics'</w:t>
            </w:r>
            <w:ins w:id="216" w:author="kyx" w:date="2026-08-03T18:30:00Z">
              <w:r>
                <w:rPr>
                  <w:rFonts w:hint="eastAsia" w:ascii="微软雅黑 Light" w:hAnsi="微软雅黑 Light" w:eastAsia="微软雅黑 Light"/>
                  <w:b/>
                  <w:sz w:val="22"/>
                  <w:szCs w:val="22"/>
                </w:rPr>
                <w:t>（</w:t>
              </w:r>
            </w:ins>
            <w:ins w:id="217" w:author="kyx" w:date="2026-08-05T10:40:00Z">
              <w:r>
                <w:rPr>
                  <w:rFonts w:hint="eastAsia" w:ascii="微软雅黑 Light" w:hAnsi="微软雅黑 Light" w:eastAsia="微软雅黑 Light"/>
                  <w:b/>
                  <w:sz w:val="22"/>
                  <w:szCs w:val="22"/>
                </w:rPr>
                <w:t>请说明</w:t>
              </w:r>
            </w:ins>
            <w:ins w:id="218" w:author="kyx" w:date="2026-08-03T18:30:00Z">
              <w:r>
                <w:rPr>
                  <w:rFonts w:hint="eastAsia" w:ascii="微软雅黑 Light" w:hAnsi="微软雅黑 Light" w:eastAsia="微软雅黑 Light"/>
                  <w:b/>
                  <w:sz w:val="22"/>
                  <w:szCs w:val="22"/>
                </w:rPr>
                <w:t>各个参数的含义，该公式的作用？）</w:t>
              </w:r>
            </w:ins>
          </w:p>
          <w:p>
            <w:pPr>
              <w:spacing w:before="60" w:after="60"/>
            </w:pPr>
            <w:r>
              <w:rPr>
                <w:rFonts w:hint="eastAsia" w:ascii="微软雅黑 Light" w:hAnsi="微软雅黑 Light" w:eastAsia="微软雅黑 Light"/>
                <w:b/>
                <w:color w:val="C00000"/>
                <w:sz w:val="21"/>
                <w:szCs w:val="21"/>
              </w:rPr>
              <w:t xml:space="preserve">【答复】</w:t>
            </w:r>
            <w:r>
              <w:rPr>
                <w:rFonts w:hint="eastAsia" w:ascii="微软雅黑 Light" w:hAnsi="微软雅黑 Light" w:eastAsia="微软雅黑 Light"/>
                <w:color w:val="C00000"/>
                <w:sz w:val="21"/>
                <w:szCs w:val="21"/>
              </w:rPr>
              <w:t xml:space="preserve">三个参数含义:(1)visualization(可视化模式):应用仅进行纯场景浏览展示,无交互编辑、无物理模拟需求,CPU 侧几何数据仅用于上传 GPU,渲染后即可释放,适用场景包括建筑漫游、城市规划可视化、虚拟看房、文物数字化展示。(2)interactive(交互模式):应用涉及用户与场景的交互操作(如鼠标点击选择物体、拖拽编辑几何体),需要 CPU 侧数据支持射线拾取等操作,此时用后即卸策略不适用。(3)physics(物理模式):应用涉及物理模拟(如碰撞检测、刚体动力学),需要 CPU 侧几何数据做碰撞体计算,同样不适用。检测的作用是自动判断当前场景类型以决定是否启用用后即卸策略:visualization 模式下自动启用,interactive 和 physics 模式下自动禁用。</w:t>
            </w:r>
          </w:p>
          <w:p w14:paraId="06B20EF5">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API 调用模式检测：监控是否调用 raycaster.intersectObjects()、geometry.setAttribute() 等</w:t>
            </w:r>
            <w:ins w:id="219" w:author="kyx" w:date="2026-08-03T18:30:00Z">
              <w:r>
                <w:rPr>
                  <w:rFonts w:hint="eastAsia" w:ascii="微软雅黑 Light" w:hAnsi="微软雅黑 Light" w:eastAsia="微软雅黑 Light"/>
                  <w:b/>
                  <w:sz w:val="22"/>
                  <w:szCs w:val="22"/>
                </w:rPr>
                <w:t>（</w:t>
              </w:r>
            </w:ins>
            <w:ins w:id="220" w:author="kyx" w:date="2026-08-05T10:41:00Z">
              <w:r>
                <w:rPr>
                  <w:rFonts w:hint="eastAsia" w:ascii="微软雅黑 Light" w:hAnsi="微软雅黑 Light" w:eastAsia="微软雅黑 Light"/>
                  <w:b/>
                  <w:sz w:val="22"/>
                  <w:szCs w:val="22"/>
                </w:rPr>
                <w:t>请说明</w:t>
              </w:r>
            </w:ins>
            <w:ins w:id="221" w:author="kyx" w:date="2026-08-03T18:30:00Z">
              <w:r>
                <w:rPr>
                  <w:rFonts w:hint="eastAsia" w:ascii="微软雅黑 Light" w:hAnsi="微软雅黑 Light" w:eastAsia="微软雅黑 Light"/>
                  <w:b/>
                  <w:sz w:val="22"/>
                  <w:szCs w:val="22"/>
                </w:rPr>
                <w:t>各个函数的含义，检测目的是？调用</w:t>
              </w:r>
            </w:ins>
            <w:ins w:id="222" w:author="kyx" w:date="2026-08-03T18:31:00Z">
              <w:r>
                <w:rPr>
                  <w:rFonts w:hint="eastAsia" w:ascii="微软雅黑 Light" w:hAnsi="微软雅黑 Light" w:eastAsia="微软雅黑 Light"/>
                  <w:b/>
                  <w:sz w:val="22"/>
                  <w:szCs w:val="22"/>
                </w:rPr>
                <w:t>与</w:t>
              </w:r>
            </w:ins>
            <w:ins w:id="223" w:author="kyx" w:date="2026-08-03T18:30:00Z">
              <w:r>
                <w:rPr>
                  <w:rFonts w:hint="eastAsia" w:ascii="微软雅黑 Light" w:hAnsi="微软雅黑 Light" w:eastAsia="微软雅黑 Light"/>
                  <w:b/>
                  <w:sz w:val="22"/>
                  <w:szCs w:val="22"/>
                </w:rPr>
                <w:t>不调用</w:t>
              </w:r>
            </w:ins>
            <w:ins w:id="224" w:author="kyx" w:date="2026-08-03T18:31:00Z">
              <w:r>
                <w:rPr>
                  <w:rFonts w:hint="eastAsia" w:ascii="微软雅黑 Light" w:hAnsi="微软雅黑 Light" w:eastAsia="微软雅黑 Light"/>
                  <w:b/>
                  <w:sz w:val="22"/>
                  <w:szCs w:val="22"/>
                </w:rPr>
                <w:t>各自的处理方式是？</w:t>
              </w:r>
            </w:ins>
            <w:ins w:id="225" w:author="kyx" w:date="2026-08-03T18:30:00Z">
              <w:r>
                <w:rPr>
                  <w:rFonts w:hint="eastAsia" w:ascii="微软雅黑 Light" w:hAnsi="微软雅黑 Light" w:eastAsia="微软雅黑 Light"/>
                  <w:b/>
                  <w:sz w:val="22"/>
                  <w:szCs w:val="22"/>
                </w:rPr>
                <w:t>）</w:t>
              </w:r>
            </w:ins>
          </w:p>
          <w:p>
            <w:pPr>
              <w:spacing w:before="60" w:after="60"/>
            </w:pPr>
            <w:r>
              <w:rPr>
                <w:rFonts w:hint="eastAsia" w:ascii="微软雅黑 Light" w:hAnsi="微软雅黑 Light" w:eastAsia="微软雅黑 Light"/>
                <w:b/>
                <w:color w:val="C00000"/>
                <w:sz w:val="21"/>
                <w:szCs w:val="21"/>
              </w:rPr>
              <w:t xml:space="preserve">【答复】</w:t>
            </w:r>
            <w:r>
              <w:rPr>
                <w:rFonts w:hint="eastAsia" w:ascii="微软雅黑 Light" w:hAnsi="微软雅黑 Light" w:eastAsia="微软雅黑 Light"/>
                <w:color w:val="C00000"/>
                <w:sz w:val="21"/>
                <w:szCs w:val="21"/>
              </w:rPr>
              <w:t xml:space="preserve">各函数含义:(1)raycaster.intersectObjects() 是 Three.js 标准 API,用于从射线投射点出发检测与场景中哪些 3D 对象相交,返回按距离排序的交点数组。其实现需在 CPU 侧遍历几何体顶点/面索引执行射线-三角形求交运算,因此强依赖 CPU 侧 geometry 数据。(2)geometry.setAttribute() 是 Three.js BufferGeometry 的标准 API,用于向几何体添加或修改顶点属性(如 position、normal、uv),操作的是 CPU 侧 TypedArray 数据。检测目的:通过监控这些 API 的调用,运行时自动判断应用是否依赖 CPU 侧几何数据。若检测到调用,说明当前场景需要 CPU 侧数据支持交互或编辑操作,应禁用或暂缓用后即卸策略;若未检测到调用,说明当前为纯可视化场景,可安全启用释放策略。此外运行时错误捕获作为补充:若释放后意外访问 CPU 数据,系统提示并可选择重新加载。</w:t>
            </w:r>
          </w:p>
          <w:p w14:paraId="77F480ED">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运行时错误捕获：若释放后尝试访问 CPU 数据，系统提示并可选重新加载</w:t>
            </w:r>
            <w:ins w:id="226" w:author="kyx" w:date="2026-08-05T10:41:00Z">
              <w:r>
                <w:rPr>
                  <w:rFonts w:hint="eastAsia" w:ascii="微软雅黑 Light" w:hAnsi="微软雅黑 Light" w:eastAsia="微软雅黑 Light"/>
                  <w:b/>
                  <w:sz w:val="22"/>
                  <w:szCs w:val="22"/>
                </w:rPr>
                <w:t>（什么情况下会出现尝试访问CPU数据？）</w:t>
              </w:r>
            </w:ins>
          </w:p>
          <w:p>
            <w:pPr>
              <w:spacing w:before="60" w:after="60"/>
            </w:pPr>
            <w:r>
              <w:rPr>
                <w:rFonts w:hint="eastAsia" w:ascii="微软雅黑 Light" w:hAnsi="微软雅黑 Light" w:eastAsia="微软雅黑 Light"/>
                <w:b/>
                <w:color w:val="C00000"/>
                <w:sz w:val="21"/>
                <w:szCs w:val="21"/>
              </w:rPr>
              <w:t xml:space="preserve">【答复】</w:t>
            </w:r>
            <w:r>
              <w:rPr>
                <w:rFonts w:hint="eastAsia" w:ascii="微软雅黑 Light" w:hAnsi="微软雅黑 Light" w:eastAsia="微软雅黑 Light"/>
                <w:color w:val="C00000"/>
                <w:sz w:val="21"/>
                <w:szCs w:val="21"/>
              </w:rPr>
              <w:t xml:space="preserve">以下情况会尝试访问 CPU 侧几何数据:(1)射线拾取操作:调用 raycaster.intersectObjects() 进行鼠标点击选中等交互,需在 CPU 侧执行射线与三角形面的求交计算,读取 position、index 等顶点属性。(2)碰撞检测:物理模拟中检测物体间是否相交,需读取 CPU 侧顶点位置数据计算包围盒/包围球或做精确面片碰撞检测。(3)几何体编辑:调用 geometry.setAttribute() 修改顶点位置、法线等,BIM/CAD 场景中常见的交互式编辑操作。(4)空间分析:体积计算、距离测量、空间查询等几何分析操作需遍历 CPU 侧顶点和面数据。(5)数据导出或序列化:将场景中的几何数据导出为其他格式时需读取 CPU 侧数据。上述场景均在文档 7.1.4 节第(1)点中被列为用后即卸策略的不适用场景。文档图 3 说明也明确标注:CPU 侧数据释放后,射线拾取、碰撞检测等依赖 CPU 几何数据的操作将失效。</w:t>
            </w:r>
          </w:p>
          <w:p w14:paraId="7A02FF94">
            <w:pPr>
              <w:rPr>
                <w:rFonts w:hint="eastAsia" w:ascii="微软雅黑 Light" w:hAnsi="微软雅黑 Light" w:eastAsia="微软雅黑 Light"/>
                <w:b/>
                <w:sz w:val="22"/>
                <w:szCs w:val="22"/>
              </w:rPr>
            </w:pPr>
          </w:p>
          <w:p w14:paraId="6013B7CA">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实测效果：内存从 202MB 降至 141MB，优化 30%。性能对比基准为保留 CPU 数据的常规渲染模式。</w:t>
            </w:r>
          </w:p>
          <w:p w14:paraId="0A56572D">
            <w:pPr>
              <w:rPr>
                <w:ins w:id="227" w:author="kyx" w:date="2026-08-05T10:50:00Z"/>
                <w:rFonts w:hint="eastAsia" w:ascii="微软雅黑 Light" w:hAnsi="微软雅黑 Light" w:eastAsia="微软雅黑 Light"/>
                <w:b/>
                <w:sz w:val="22"/>
                <w:szCs w:val="22"/>
              </w:rPr>
            </w:pPr>
            <w:ins w:id="228" w:author="kyx" w:date="2026-08-05T10:50:00Z">
              <w:r>
                <w:rPr>
                  <w:rFonts w:hint="eastAsia" w:ascii="微软雅黑 Light" w:hAnsi="微软雅黑 Light" w:eastAsia="微软雅黑 Light"/>
                  <w:b/>
                  <w:sz w:val="22"/>
                  <w:szCs w:val="22"/>
                  <w:highlight w:val="cyan"/>
                </w:rPr>
                <w:t>待确认：7.1.4中哪些步骤存在核心改进？哪些步骤是基于现有技术实现?</w:t>
              </w:r>
            </w:ins>
          </w:p>
          <w:p>
            <w:pPr>
              <w:spacing w:before="60" w:after="60"/>
            </w:pPr>
            <w:r>
              <w:rPr>
                <w:rFonts w:hint="eastAsia" w:ascii="微软雅黑 Light" w:hAnsi="微软雅黑 Light" w:eastAsia="微软雅黑 Light"/>
                <w:b/>
                <w:color w:val="C00000"/>
                <w:sz w:val="21"/>
                <w:szCs w:val="21"/>
              </w:rPr>
              <w:t xml:space="preserve">【答复】</w:t>
            </w:r>
            <w:r>
              <w:rPr>
                <w:rFonts w:hint="eastAsia" w:ascii="微软雅黑 Light" w:hAnsi="微软雅黑 Light" w:eastAsia="微软雅黑 Light"/>
                <w:color w:val="C00000"/>
                <w:sz w:val="21"/>
                <w:szCs w:val="21"/>
              </w:rPr>
              <w:t xml:space="preserve">按 7.1.4 节各步骤逐一判断:
**【核心改进】**
(1) **释放时机策略**(瓦片首次渲染完成后立即释放 CPU 侧数据):核心改进——常规实现渲染后保留 CPU 数据以便后续访问,本方案选择在首次渲染完成的时刻立即释放,该时机策略为发明人自定义。
(2) **用后即卸整体策略**(onAfterRender 钩子内执行释放):核心改进——onAfterRender 本身是 Three.js 标准回调(现有技术),但将其作为"CPU 数据释放时机"的载体、实现 CPU-GPU 内存分离管理的策略为本发明提出。
(3) **自动场景检测机制**:核心改进——sceneType 配置参数检测、API 调用模式监控(检测 raycaster.intersectObjects()/geometry.setAttribute() 是否被调用)、运行时错误捕获与可选重新加载,三者构成自动判断"应用是否依赖 CPU 侧几何数据"的机制,据以启用/禁用释放策略。
(4) **两阶段释放模型**(步骤8 CPU 侧部分释放 + 步骤9 LRU 卸载时 CPU/GPU 完整释放):核心改进——按瓦片生命周期分阶段释放。
**【基于现有技术】**
(5) onAfterRender 钩子、raycaster.intersectObjects()、geometry.setAttribute():Three.js 标准 API(公开规范)。
(6) 释放操作本身(attribute.array 置空、清空 mipmaps、ImageBitmap.close()):基于 Web 标准 API 的操作;其组合运用方式为改进点。
实测效果:纯可视化场景下 CPU 侧内存释放约 80MB,总内存优化 30%。</w:t>
            </w:r>
          </w:p>
          <w:p w14:paraId="6F7EB74B">
            <w:pPr>
              <w:rPr>
                <w:rFonts w:hint="eastAsia" w:ascii="微软雅黑 Light" w:hAnsi="微软雅黑 Light" w:eastAsia="微软雅黑 Light"/>
                <w:b/>
                <w:sz w:val="22"/>
                <w:szCs w:val="22"/>
              </w:rPr>
            </w:pPr>
          </w:p>
          <w:p w14:paraId="6B4A9C33">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highlight w:val="yellow"/>
              </w:rPr>
              <w:t>7.2 系统执行流程</w:t>
            </w:r>
          </w:p>
          <w:p w14:paraId="2857365B">
            <w:pPr>
              <w:jc w:val="center"/>
              <w:rPr>
                <w:rFonts w:hint="eastAsia" w:ascii="微软雅黑 Light" w:hAnsi="微软雅黑 Light" w:eastAsia="微软雅黑 Light"/>
                <w:b/>
                <w:sz w:val="22"/>
                <w:szCs w:val="22"/>
              </w:rPr>
            </w:pPr>
            <w:r>
              <w:rPr>
                <w:rFonts w:ascii="微软雅黑 Light" w:hAnsi="微软雅黑 Light" w:eastAsia="微软雅黑 Light"/>
                <w:b/>
                <w:sz w:val="22"/>
                <w:szCs w:val="22"/>
              </w:rPr>
              <w:drawing>
                <wp:inline distT="0" distB="0" distL="114300" distR="114300">
                  <wp:extent cx="6405880" cy="944880"/>
                  <wp:effectExtent l="0" t="0" r="20320" b="20320"/>
                  <wp:docPr id="11" name="图片 1" descr="highl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descr="highlight"/>
                          <pic:cNvPicPr>
                            <a:picLocks noChangeAspect="1"/>
                          </pic:cNvPicPr>
                        </pic:nvPicPr>
                        <pic:blipFill>
                          <a:blip r:embed="rId13"/>
                          <a:stretch>
                            <a:fillRect/>
                          </a:stretch>
                        </pic:blipFill>
                        <pic:spPr>
                          <a:xfrm>
                            <a:off x="0" y="0"/>
                            <a:ext cx="6405880" cy="944880"/>
                          </a:xfrm>
                          <a:prstGeom prst="rect">
                            <a:avLst/>
                          </a:prstGeom>
                          <a:noFill/>
                          <a:ln>
                            <a:noFill/>
                          </a:ln>
                        </pic:spPr>
                      </pic:pic>
                    </a:graphicData>
                  </a:graphic>
                </wp:inline>
              </w:drawing>
            </w:r>
          </w:p>
          <w:p w14:paraId="34CD1534">
            <w:pPr>
              <w:jc w:val="cente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图4：系统整体架构图</w:t>
            </w:r>
          </w:p>
          <w:p w14:paraId="3AB3450E">
            <w:pPr>
              <w:jc w:val="cente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本图展示时域优化层与空域优化层的双维度架构及数据流向。</w:t>
            </w:r>
          </w:p>
          <w:p w14:paraId="0A6D09C6">
            <w:pPr>
              <w:rPr>
                <w:rFonts w:hint="eastAsia" w:ascii="微软雅黑 Light" w:hAnsi="微软雅黑 Light" w:eastAsia="微软雅黑 Light"/>
                <w:b/>
                <w:sz w:val="22"/>
                <w:szCs w:val="22"/>
              </w:rPr>
            </w:pPr>
            <w:r>
              <w:rPr>
                <w:rFonts w:ascii="微软雅黑 Light" w:hAnsi="微软雅黑 Light" w:eastAsia="微软雅黑 Light"/>
                <w:b/>
                <w:sz w:val="22"/>
                <w:szCs w:val="22"/>
              </w:rPr>
              <w:t>图</w:t>
            </w:r>
            <w:r>
              <w:rPr>
                <w:rFonts w:hint="eastAsia" w:ascii="微软雅黑 Light" w:hAnsi="微软雅黑 Light" w:eastAsia="微软雅黑 Light"/>
                <w:b/>
                <w:sz w:val="22"/>
                <w:szCs w:val="22"/>
              </w:rPr>
              <w:t>4</w:t>
            </w:r>
            <w:r>
              <w:rPr>
                <w:rFonts w:ascii="微软雅黑 Light" w:hAnsi="微软雅黑 Light" w:eastAsia="微软雅黑 Light"/>
                <w:b/>
                <w:sz w:val="22"/>
                <w:szCs w:val="22"/>
              </w:rPr>
              <w:t>说明：</w:t>
            </w:r>
          </w:p>
          <w:p w14:paraId="141CA2AF">
            <w:pPr>
              <w:rPr>
                <w:rFonts w:hint="eastAsia" w:ascii="微软雅黑 Light" w:hAnsi="微软雅黑 Light" w:eastAsia="微软雅黑 Light"/>
                <w:b/>
                <w:sz w:val="22"/>
                <w:szCs w:val="22"/>
              </w:rPr>
            </w:pPr>
            <w:r>
              <w:rPr>
                <w:rFonts w:ascii="微软雅黑 Light" w:hAnsi="微软雅黑 Light" w:eastAsia="微软雅黑 Light"/>
                <w:b/>
                <w:sz w:val="22"/>
                <w:szCs w:val="22"/>
              </w:rPr>
              <w:t>- 时域优化层负责预测未来数据需求，主动预加载瓦片到缓存池</w:t>
            </w:r>
          </w:p>
          <w:p w14:paraId="2999DE6E">
            <w:pPr>
              <w:rPr>
                <w:rFonts w:hint="eastAsia" w:ascii="微软雅黑 Light" w:hAnsi="微软雅黑 Light" w:eastAsia="微软雅黑 Light"/>
                <w:b/>
                <w:sz w:val="22"/>
                <w:szCs w:val="22"/>
              </w:rPr>
            </w:pPr>
            <w:r>
              <w:rPr>
                <w:rFonts w:ascii="微软雅黑 Light" w:hAnsi="微软雅黑 Light" w:eastAsia="微软雅黑 Light"/>
                <w:b/>
                <w:sz w:val="22"/>
                <w:szCs w:val="22"/>
              </w:rPr>
              <w:t>- 空域优化层负责对当前视锥体内数据进行LOD调度和内存优化</w:t>
            </w:r>
          </w:p>
          <w:p w14:paraId="0EF6E70C">
            <w:pPr>
              <w:rPr>
                <w:rFonts w:hint="eastAsia" w:ascii="微软雅黑 Light" w:hAnsi="微软雅黑 Light" w:eastAsia="微软雅黑 Light"/>
                <w:b/>
                <w:sz w:val="22"/>
                <w:szCs w:val="22"/>
              </w:rPr>
            </w:pPr>
            <w:r>
              <w:rPr>
                <w:rFonts w:ascii="微软雅黑 Light" w:hAnsi="微软雅黑 Light" w:eastAsia="微软雅黑 Light"/>
                <w:b/>
                <w:sz w:val="22"/>
                <w:szCs w:val="22"/>
              </w:rPr>
              <w:t>- 两层通过瓦片缓存池（TileCache）进行数据交互</w:t>
            </w:r>
            <w:ins w:id="229" w:author="kyx" w:date="2026-08-05T10:42:00Z">
              <w:r>
                <w:rPr>
                  <w:rFonts w:hint="eastAsia" w:ascii="微软雅黑 Light" w:hAnsi="微软雅黑 Light" w:eastAsia="微软雅黑 Light"/>
                  <w:b/>
                  <w:sz w:val="22"/>
                  <w:szCs w:val="22"/>
                </w:rPr>
                <w:t>（数据交互的方式是：</w:t>
              </w:r>
            </w:ins>
            <w:ins w:id="230" w:author="kyx" w:date="2026-08-05T10:42:00Z">
              <w:r>
                <w:rPr>
                  <w:rFonts w:ascii="微软雅黑 Light" w:hAnsi="微软雅黑 Light" w:eastAsia="微软雅黑 Light"/>
                  <w:b/>
                  <w:sz w:val="22"/>
                  <w:szCs w:val="22"/>
                </w:rPr>
                <w:t>时域优化层</w:t>
              </w:r>
            </w:ins>
            <w:ins w:id="231" w:author="kyx" w:date="2026-08-05T10:42:00Z">
              <w:r>
                <w:rPr>
                  <w:rFonts w:hint="eastAsia" w:ascii="微软雅黑 Light" w:hAnsi="微软雅黑 Light" w:eastAsia="微软雅黑 Light"/>
                  <w:b/>
                  <w:sz w:val="22"/>
                  <w:szCs w:val="22"/>
                </w:rPr>
                <w:t>把预加载瓦片</w:t>
              </w:r>
            </w:ins>
            <w:ins w:id="232" w:author="kyx" w:date="2026-08-05T10:43:00Z">
              <w:r>
                <w:rPr>
                  <w:rFonts w:hint="eastAsia" w:ascii="微软雅黑 Light" w:hAnsi="微软雅黑 Light" w:eastAsia="微软雅黑 Light"/>
                  <w:b/>
                  <w:sz w:val="22"/>
                  <w:szCs w:val="22"/>
                </w:rPr>
                <w:t>的所有数据</w:t>
              </w:r>
            </w:ins>
            <w:ins w:id="233" w:author="kyx" w:date="2026-08-05T10:45:00Z">
              <w:r>
                <w:rPr>
                  <w:rFonts w:hint="eastAsia" w:ascii="微软雅黑 Light" w:hAnsi="微软雅黑 Light" w:eastAsia="微软雅黑 Light"/>
                  <w:b/>
                  <w:sz w:val="22"/>
                  <w:szCs w:val="22"/>
                </w:rPr>
                <w:t>（是需要包含优先级前K个瓦片的L0~L3的所有数据么）</w:t>
              </w:r>
            </w:ins>
            <w:ins w:id="234" w:author="kyx" w:date="2026-08-05T10:42:00Z">
              <w:r>
                <w:rPr>
                  <w:rFonts w:hint="eastAsia" w:ascii="微软雅黑 Light" w:hAnsi="微软雅黑 Light" w:eastAsia="微软雅黑 Light"/>
                  <w:b/>
                  <w:sz w:val="22"/>
                  <w:szCs w:val="22"/>
                </w:rPr>
                <w:t>放到缓存池，</w:t>
              </w:r>
            </w:ins>
            <w:ins w:id="235" w:author="kyx" w:date="2026-08-05T10:42:00Z">
              <w:r>
                <w:rPr>
                  <w:rFonts w:ascii="微软雅黑 Light" w:hAnsi="微软雅黑 Light" w:eastAsia="微软雅黑 Light"/>
                  <w:b/>
                  <w:sz w:val="22"/>
                  <w:szCs w:val="22"/>
                </w:rPr>
                <w:t>空域优化层</w:t>
              </w:r>
            </w:ins>
            <w:ins w:id="236" w:author="kyx" w:date="2026-08-05T10:42:00Z">
              <w:r>
                <w:rPr>
                  <w:rFonts w:hint="eastAsia" w:ascii="微软雅黑 Light" w:hAnsi="微软雅黑 Light" w:eastAsia="微软雅黑 Light"/>
                  <w:b/>
                  <w:sz w:val="22"/>
                  <w:szCs w:val="22"/>
                </w:rPr>
                <w:t>从缓存池取所需</w:t>
              </w:r>
            </w:ins>
            <w:ins w:id="237" w:author="kyx" w:date="2026-08-05T10:43:00Z">
              <w:r>
                <w:rPr>
                  <w:rFonts w:hint="eastAsia" w:ascii="微软雅黑 Light" w:hAnsi="微软雅黑 Light" w:eastAsia="微软雅黑 Light"/>
                  <w:b/>
                  <w:sz w:val="22"/>
                  <w:szCs w:val="22"/>
                </w:rPr>
                <w:t>瓦片的数据？</w:t>
              </w:r>
            </w:ins>
            <w:ins w:id="238" w:author="kyx" w:date="2026-08-05T10:42:00Z">
              <w:r>
                <w:rPr>
                  <w:rFonts w:hint="eastAsia" w:ascii="微软雅黑 Light" w:hAnsi="微软雅黑 Light" w:eastAsia="微软雅黑 Light"/>
                  <w:b/>
                  <w:sz w:val="22"/>
                  <w:szCs w:val="22"/>
                </w:rPr>
                <w:t>）</w:t>
              </w:r>
            </w:ins>
          </w:p>
          <w:p>
            <w:pPr>
              <w:spacing w:before="60" w:after="60"/>
            </w:pPr>
            <w:r>
              <w:rPr>
                <w:rFonts w:hint="eastAsia" w:ascii="微软雅黑 Light" w:hAnsi="微软雅黑 Light" w:eastAsia="微软雅黑 Light"/>
                <w:b/>
                <w:color w:val="C00000"/>
                <w:sz w:val="21"/>
                <w:szCs w:val="21"/>
              </w:rPr>
              <w:t xml:space="preserve">【答复】</w:t>
            </w:r>
            <w:r>
              <w:rPr>
                <w:rFonts w:hint="eastAsia" w:ascii="微软雅黑 Light" w:hAnsi="微软雅黑 Light" w:eastAsia="微软雅黑 Light"/>
                <w:color w:val="C00000"/>
                <w:sz w:val="21"/>
                <w:szCs w:val="21"/>
              </w:rPr>
              <w:t xml:space="preserve">(发明人已确认)
**(1) 预加载数据不包含瓦片的所有 LOD 层级**:3D Tiles 中每个瓦片节点对应一个确定的 LOD 层级(由树深度与 geometricError 决定),不存在单个瓦片节点同时包含 L0~L3 全部层级数据的概念。"预加载的瓦片数据" = 被选中预加载的瓦片节点自身对应层级的单一数据(几何、纹理、属性等),而非其祖先或子孙层级数据。
**(2) K 的取值**:与 7.1.1-Q8 一致,采用**动态自适应** K = min(K_bandwidth, K_cache, K_max)(带宽自适应 + 缓存自适应 + 经验上限)。注:草稿中此处"选A 固定值"为笔误,已与发明人确认统一为 7.1.1-Q8 的 B+C 方案。
**(3) 每个瓦片仅预加载其目标层级的单一数据**:目标层级由轨迹预测模块输出的未来视点计算 SSE 判定;不默认预加载全部层级——否则等同于全量预取,失去"预测驱动的精准加载"的创新意义。
时域/空域层的数据交互:时域优化层将按优先级选出的前 K 个瓦片(各自目标层级的单层数据)预加载到瓦片缓存池(TileCache),空域优化层从缓存池按需取用当前视锥体所需瓦片数据。</w:t>
            </w:r>
          </w:p>
          <w:p w14:paraId="310A7CF8">
            <w:pPr>
              <w:rPr>
                <w:rFonts w:hint="eastAsia" w:ascii="微软雅黑 Light" w:hAnsi="微软雅黑 Light" w:eastAsia="微软雅黑 Light"/>
                <w:b/>
                <w:sz w:val="22"/>
                <w:szCs w:val="22"/>
              </w:rPr>
            </w:pPr>
            <w:r>
              <w:rPr>
                <w:rFonts w:ascii="微软雅黑 Light" w:hAnsi="微软雅黑 Light" w:eastAsia="微软雅黑 Light"/>
                <w:b/>
                <w:sz w:val="22"/>
                <w:szCs w:val="22"/>
              </w:rPr>
              <w:t>- 虚线表示异步的LRU卸载流程</w:t>
            </w:r>
            <w:ins w:id="239" w:author="kyx" w:date="2026-08-05T10:48:00Z">
              <w:r>
                <w:rPr>
                  <w:rFonts w:hint="eastAsia" w:ascii="微软雅黑 Light" w:hAnsi="微软雅黑 Light" w:eastAsia="微软雅黑 Light"/>
                  <w:b/>
                  <w:sz w:val="22"/>
                  <w:szCs w:val="22"/>
                </w:rPr>
                <w:t>： L</w:t>
              </w:r>
            </w:ins>
            <w:ins w:id="240" w:author="kyx" w:date="2026-08-05T10:47:00Z">
              <w:r>
                <w:rPr>
                  <w:rFonts w:hint="eastAsia" w:ascii="微软雅黑 Light" w:hAnsi="微软雅黑 Light" w:eastAsia="微软雅黑 Light"/>
                  <w:b/>
                  <w:sz w:val="22"/>
                  <w:szCs w:val="22"/>
                </w:rPr>
                <w:t>RU首次出现，这里LRU</w:t>
              </w:r>
            </w:ins>
            <w:ins w:id="241" w:author="kyx" w:date="2026-08-05T10:48:00Z">
              <w:r>
                <w:rPr>
                  <w:rFonts w:hint="eastAsia" w:ascii="微软雅黑 Light" w:hAnsi="微软雅黑 Light" w:eastAsia="微软雅黑 Light"/>
                  <w:b/>
                  <w:sz w:val="22"/>
                  <w:szCs w:val="22"/>
                </w:rPr>
                <w:t>是指</w:t>
              </w:r>
            </w:ins>
            <w:ins w:id="242" w:author="kyx" w:date="2026-08-05T10:48:00Z">
              <w:r>
                <w:rPr>
                  <w:rFonts w:hint="eastAsia" w:ascii="微软雅黑 Light" w:hAnsi="微软雅黑 Light" w:eastAsia="微软雅黑 Light"/>
                  <w:b/>
                  <w:bCs/>
                  <w:sz w:val="22"/>
                  <w:szCs w:val="22"/>
                </w:rPr>
                <w:t>LRU 缓存淘汰算法</w:t>
              </w:r>
            </w:ins>
            <w:ins w:id="243" w:author="kyx" w:date="2026-08-05T10:48:00Z">
              <w:r>
                <w:rPr>
                  <w:rFonts w:hint="eastAsia" w:ascii="微软雅黑 Light" w:hAnsi="微软雅黑 Light" w:eastAsia="微软雅黑 Light"/>
                  <w:b/>
                  <w:sz w:val="22"/>
                  <w:szCs w:val="22"/>
                </w:rPr>
                <w:t>（Least Recently Used，最近最少使用）么</w:t>
              </w:r>
            </w:ins>
          </w:p>
          <w:p>
            <w:pPr>
              <w:spacing w:before="60" w:after="60"/>
            </w:pPr>
            <w:r>
              <w:rPr>
                <w:rFonts w:hint="eastAsia" w:ascii="微软雅黑 Light" w:hAnsi="微软雅黑 Light" w:eastAsia="微软雅黑 Light"/>
                <w:b/>
                <w:color w:val="C00000"/>
                <w:sz w:val="21"/>
                <w:szCs w:val="21"/>
              </w:rPr>
              <w:t xml:space="preserve">【答复】</w:t>
            </w:r>
            <w:r>
              <w:rPr>
                <w:rFonts w:hint="eastAsia" w:ascii="微软雅黑 Light" w:hAnsi="微软雅黑 Light" w:eastAsia="微软雅黑 Light"/>
                <w:color w:val="C00000"/>
                <w:sz w:val="21"/>
                <w:szCs w:val="21"/>
              </w:rPr>
              <w:t xml:space="preserve">是的。LRU 即 Least Recently Used(最近最少使用)缓存淘汰算法,是计算机科学中标准的缓存替换策略:当缓存空间不足需要淘汰数据时,优先淘汰最近最少被访问的数据项。在本发明中,当瓦片离开视锥体或缓存池达到容量上限时,按 LRU 策略卸载完整瓦片数据,优先淘汰最长时间未被访问的瓦片。</w:t>
            </w:r>
          </w:p>
          <w:p w14:paraId="7A69061D">
            <w:pPr>
              <w:rPr>
                <w:rFonts w:hint="eastAsia" w:ascii="微软雅黑 Light" w:hAnsi="微软雅黑 Light" w:eastAsia="微软雅黑 Light"/>
                <w:b/>
                <w:sz w:val="22"/>
                <w:szCs w:val="22"/>
              </w:rPr>
            </w:pPr>
          </w:p>
          <w:p w14:paraId="2A1C8670">
            <w:pPr>
              <w:rPr>
                <w:rFonts w:hint="eastAsia" w:ascii="微软雅黑 Light" w:hAnsi="微软雅黑 Light" w:eastAsia="微软雅黑 Light"/>
                <w:b/>
                <w:color w:val="0070C0"/>
                <w:sz w:val="22"/>
                <w:szCs w:val="22"/>
              </w:rPr>
            </w:pPr>
            <w:r>
              <w:rPr>
                <w:rFonts w:hint="eastAsia" w:ascii="微软雅黑 Light" w:hAnsi="微软雅黑 Light" w:eastAsia="微软雅黑 Light"/>
                <w:b/>
                <w:color w:val="0070C0"/>
                <w:sz w:val="22"/>
                <w:szCs w:val="22"/>
              </w:rPr>
              <w:t>1. 用户交互产生位置/视角/速度输入</w:t>
            </w:r>
          </w:p>
          <w:p w14:paraId="235E52ED">
            <w:pPr>
              <w:rPr>
                <w:rFonts w:hint="eastAsia" w:ascii="微软雅黑 Light" w:hAnsi="微软雅黑 Light" w:eastAsia="微软雅黑 Light"/>
                <w:b/>
                <w:color w:val="0070C0"/>
                <w:sz w:val="22"/>
                <w:szCs w:val="22"/>
              </w:rPr>
            </w:pPr>
            <w:r>
              <w:rPr>
                <w:rFonts w:hint="eastAsia" w:ascii="微软雅黑 Light" w:hAnsi="微软雅黑 Light" w:eastAsia="微软雅黑 Light"/>
                <w:b/>
                <w:color w:val="0070C0"/>
                <w:sz w:val="22"/>
                <w:szCs w:val="22"/>
              </w:rPr>
              <w:t>2. 轨迹预测模块并行运行三层模型，输出融合概率分布</w:t>
            </w:r>
          </w:p>
          <w:p w14:paraId="74A01893">
            <w:pPr>
              <w:rPr>
                <w:rFonts w:hint="eastAsia" w:ascii="微软雅黑 Light" w:hAnsi="微软雅黑 Light" w:eastAsia="微软雅黑 Light"/>
                <w:b/>
                <w:color w:val="0070C0"/>
                <w:sz w:val="22"/>
                <w:szCs w:val="22"/>
              </w:rPr>
            </w:pPr>
            <w:r>
              <w:rPr>
                <w:rFonts w:hint="eastAsia" w:ascii="微软雅黑 Light" w:hAnsi="微软雅黑 Light" w:eastAsia="微软雅黑 Light"/>
                <w:b/>
                <w:color w:val="0070C0"/>
                <w:sz w:val="22"/>
                <w:szCs w:val="22"/>
              </w:rPr>
              <w:t>3. 计算瓦片预加载优先级，按 Priority 排序</w:t>
            </w:r>
            <w:ins w:id="244" w:author="kyx" w:date="2026-08-03T18:36:00Z">
              <w:r>
                <w:rPr>
                  <w:rFonts w:hint="eastAsia" w:ascii="微软雅黑 Light" w:hAnsi="微软雅黑 Light" w:eastAsia="微软雅黑 Light"/>
                  <w:b/>
                  <w:color w:val="0070C0"/>
                  <w:sz w:val="22"/>
                  <w:szCs w:val="22"/>
                </w:rPr>
                <w:t>（此处计算</w:t>
              </w:r>
            </w:ins>
            <w:ins w:id="245" w:author="kyx" w:date="2026-08-03T18:37:00Z">
              <w:r>
                <w:rPr>
                  <w:rFonts w:hint="eastAsia" w:ascii="微软雅黑 Light" w:hAnsi="微软雅黑 Light" w:eastAsia="微软雅黑 Light"/>
                  <w:b/>
                  <w:color w:val="0070C0"/>
                  <w:sz w:val="22"/>
                  <w:szCs w:val="22"/>
                </w:rPr>
                <w:t>优先级，L0~L3层级每个层级都有瓦片，这里是所有层级的所有瓦片都要计算还是?</w:t>
              </w:r>
            </w:ins>
            <w:ins w:id="246" w:author="kyx" w:date="2026-08-03T18:36:00Z">
              <w:r>
                <w:rPr>
                  <w:rFonts w:hint="eastAsia" w:ascii="微软雅黑 Light" w:hAnsi="微软雅黑 Light" w:eastAsia="微软雅黑 Light"/>
                  <w:b/>
                  <w:color w:val="0070C0"/>
                  <w:sz w:val="22"/>
                  <w:szCs w:val="22"/>
                </w:rPr>
                <w:t>）</w:t>
              </w:r>
            </w:ins>
          </w:p>
          <w:p>
            <w:pPr>
              <w:spacing w:before="60" w:after="60"/>
            </w:pPr>
            <w:r>
              <w:rPr>
                <w:rFonts w:hint="eastAsia" w:ascii="微软雅黑 Light" w:hAnsi="微软雅黑 Light" w:eastAsia="微软雅黑 Light"/>
                <w:b/>
                <w:color w:val="C00000"/>
                <w:sz w:val="21"/>
                <w:szCs w:val="21"/>
              </w:rPr>
              <w:t xml:space="preserve">【答复】</w:t>
            </w:r>
            <w:r>
              <w:rPr>
                <w:rFonts w:hint="eastAsia" w:ascii="微软雅黑 Light" w:hAnsi="微软雅黑 Light" w:eastAsia="微软雅黑 Light"/>
                <w:color w:val="C00000"/>
                <w:sz w:val="21"/>
                <w:szCs w:val="21"/>
              </w:rPr>
              <w:t xml:space="preserve">(发明人已确认)
**(1) 优先级计算范围**:候选集 = **预测视锥体覆盖的瓦片集合**——对轨迹预测模块输出的未来视点分布中概率超过阈值 θ 的未来视点状态,计算其视锥体包围的瓦片集合并取并集,与 7.1.1-Q8"纯预测驱动"候选集定义一致。不对全量瓦片计算优先级(数万至数十万级全量计算超出帧时间预算)。
**(2) Priority 为跨层级综合优先级**(发明人确认,与草稿推荐的单层级优先级不同):同一逻辑瓦片(空间区域)在 L0~L3 各层级节点的优先级聚合成该瓦片的综合优先级参与排序。与"单层加载"的协调:综合优先级决定**预加载哪个空间瓦片**,目标层级(预测视点下 SSE 判定的层级)决定**加载该瓦片的哪一层数据**——优先级综合、加载单层。
**(3) 排序方式 — 跨层级统一排序**:所有候选瓦片的综合 Priority 值放入同一队列统一排序,取前 K 个进行预加载,排序结果直接反映全局预加载紧迫度。
**(4) 候选集与 K 的自洽性**:K 是从候选集中选取的前 K 个,与 7.1.1-Q8 的定义一致,前后文自洽(已确认)。</w:t>
            </w:r>
          </w:p>
          <w:p w14:paraId="3CDBAE5F">
            <w:pPr>
              <w:rPr>
                <w:rFonts w:hint="eastAsia" w:ascii="微软雅黑 Light" w:hAnsi="微软雅黑 Light" w:eastAsia="微软雅黑 Light"/>
                <w:b/>
                <w:color w:val="0070C0"/>
                <w:sz w:val="22"/>
                <w:szCs w:val="22"/>
              </w:rPr>
            </w:pPr>
            <w:r>
              <w:rPr>
                <w:rFonts w:hint="eastAsia" w:ascii="微软雅黑 Light" w:hAnsi="微软雅黑 Light" w:eastAsia="微软雅黑 Light"/>
                <w:b/>
                <w:color w:val="0070C0"/>
                <w:sz w:val="22"/>
                <w:szCs w:val="22"/>
              </w:rPr>
              <w:t>4. 根据优先级队列主动预加载瓦片到缓存池</w:t>
            </w:r>
          </w:p>
          <w:p w14:paraId="52BD4CCD">
            <w:pPr>
              <w:rPr>
                <w:rFonts w:hint="eastAsia" w:ascii="微软雅黑 Light" w:hAnsi="微软雅黑 Light" w:eastAsia="微软雅黑 Light"/>
                <w:b/>
                <w:color w:val="0070C0"/>
                <w:sz w:val="22"/>
                <w:szCs w:val="22"/>
              </w:rPr>
            </w:pPr>
            <w:r>
              <w:rPr>
                <w:rFonts w:hint="eastAsia" w:ascii="微软雅黑 Light" w:hAnsi="微软雅黑 Light" w:eastAsia="微软雅黑 Light"/>
                <w:b/>
                <w:color w:val="0070C0"/>
                <w:sz w:val="22"/>
                <w:szCs w:val="22"/>
              </w:rPr>
              <w:t>5. 对当前视锥体内瓦片，使用雾化函数动态调整 SSE 阈值</w:t>
            </w:r>
          </w:p>
          <w:p w14:paraId="43382997">
            <w:pPr>
              <w:rPr>
                <w:rFonts w:hint="eastAsia" w:ascii="微软雅黑 Light" w:hAnsi="微软雅黑 Light" w:eastAsia="微软雅黑 Light"/>
                <w:b/>
                <w:color w:val="0070C0"/>
                <w:sz w:val="22"/>
                <w:szCs w:val="22"/>
              </w:rPr>
            </w:pPr>
            <w:r>
              <w:rPr>
                <w:rFonts w:hint="eastAsia" w:ascii="微软雅黑 Light" w:hAnsi="微软雅黑 Light" w:eastAsia="微软雅黑 Light"/>
                <w:b/>
                <w:color w:val="0070C0"/>
                <w:sz w:val="22"/>
                <w:szCs w:val="22"/>
              </w:rPr>
              <w:t>6. 通过跳级判定条件决定是否跳过中间层级</w:t>
            </w:r>
            <w:ins w:id="247" w:author="kyx" w:date="2026-08-03T18:37:00Z">
              <w:r>
                <w:rPr>
                  <w:rFonts w:hint="eastAsia" w:ascii="微软雅黑 Light" w:hAnsi="微软雅黑 Light" w:eastAsia="微软雅黑 Light"/>
                  <w:b/>
                  <w:color w:val="0070C0"/>
                  <w:sz w:val="22"/>
                  <w:szCs w:val="22"/>
                </w:rPr>
                <w:t>（比如前经过</w:t>
              </w:r>
            </w:ins>
            <w:ins w:id="248" w:author="kyx" w:date="2026-08-03T18:38:00Z">
              <w:r>
                <w:rPr>
                  <w:rFonts w:hint="eastAsia" w:ascii="微软雅黑 Light" w:hAnsi="微软雅黑 Light" w:eastAsia="微软雅黑 Light"/>
                  <w:b/>
                  <w:color w:val="0070C0"/>
                  <w:sz w:val="22"/>
                  <w:szCs w:val="22"/>
                </w:rPr>
                <w:t>Priority 排序</w:t>
              </w:r>
            </w:ins>
            <w:ins w:id="249" w:author="kyx" w:date="2026-08-03T18:38:00Z">
              <w:r>
                <w:rPr>
                  <w:rFonts w:hint="eastAsia" w:ascii="微软雅黑 Light" w:hAnsi="微软雅黑 Light" w:eastAsia="微软雅黑 Light"/>
                  <w:b/>
                  <w:sz w:val="22"/>
                  <w:szCs w:val="22"/>
                </w:rPr>
                <w:t>选择前 K 个瓦片进行预加载，这里跳级是指，假设K个瓦片中的瓦片1跳级，则至加载瓦片1</w:t>
              </w:r>
            </w:ins>
            <w:ins w:id="250" w:author="kyx" w:date="2026-08-03T18:39:00Z">
              <w:r>
                <w:rPr>
                  <w:rFonts w:hint="eastAsia" w:ascii="微软雅黑 Light" w:hAnsi="微软雅黑 Light" w:eastAsia="微软雅黑 Light"/>
                  <w:b/>
                  <w:sz w:val="22"/>
                  <w:szCs w:val="22"/>
                </w:rPr>
                <w:t>对应的层级L3的内容？如果瓦片2不跳级，则加载瓦片2对应的层级L0~L3的所有内容？</w:t>
              </w:r>
            </w:ins>
            <w:ins w:id="251" w:author="kyx" w:date="2026-08-03T18:37:00Z">
              <w:r>
                <w:rPr>
                  <w:rFonts w:hint="eastAsia" w:ascii="微软雅黑 Light" w:hAnsi="微软雅黑 Light" w:eastAsia="微软雅黑 Light"/>
                  <w:b/>
                  <w:color w:val="0070C0"/>
                  <w:sz w:val="22"/>
                  <w:szCs w:val="22"/>
                </w:rPr>
                <w:t>）</w:t>
              </w:r>
            </w:ins>
          </w:p>
          <w:p>
            <w:pPr>
              <w:spacing w:before="60" w:after="60"/>
            </w:pPr>
            <w:r>
              <w:rPr>
                <w:rFonts w:hint="eastAsia" w:ascii="微软雅黑 Light" w:hAnsi="微软雅黑 Light" w:eastAsia="微软雅黑 Light"/>
                <w:b/>
                <w:color w:val="C00000"/>
                <w:sz w:val="21"/>
                <w:szCs w:val="21"/>
              </w:rPr>
              <w:t xml:space="preserve">【答复】</w:t>
            </w:r>
            <w:r>
              <w:rPr>
                <w:rFonts w:hint="eastAsia" w:ascii="微软雅黑 Light" w:hAnsi="微软雅黑 Light" w:eastAsia="微软雅黑 Light"/>
                <w:color w:val="C00000"/>
                <w:sz w:val="21"/>
                <w:szCs w:val="21"/>
              </w:rPr>
              <w:t xml:space="preserve">(发明人已确认)
**(1) 跳级后的加载行为 — 保留根节点 + 跳至目标层级**:始终保留 L0(根层级,最粗糙)数据在缓存中作为兜底,跳级判定满足时(SSE 判定需要细化 + 跳级公式满足)跳过中间层级,直接发起目标层级瓦片数据的网络请求并加载;跳级过程中 L0 持续提供最低保真度渲染,用户无空白感知。
**(2) 跳级阈值 Δ = 2**:当前已加载层级与目标层级的层级差 ≥ 2 时触发跳级,与跳级公式中 depth &gt; ancestor.depth + 1 的条件一致(至少跨 1 个中间层级)。
**(3) 不跳级时的行为 — 严格逐级**:从当前已加载层级开始,依次加载每一个中间层级直至目标层级(与 3D Tiles 标准细化流程一致,CesiumJS 中经 TileTraversal 算法逐级遍历)。专利工程师假设的"跳级则只加载 L3、不跳级则加载 L0~L3 全部"符合设计意图,补充说明:跳级时 L0 仍保留在缓存作兜底,即加载内容为 L0 + L3。</w:t>
            </w:r>
          </w:p>
          <w:p w14:paraId="5CA06CE1">
            <w:pPr>
              <w:rPr>
                <w:rFonts w:hint="eastAsia" w:ascii="微软雅黑 Light" w:hAnsi="微软雅黑 Light" w:eastAsia="微软雅黑 Light"/>
                <w:b/>
                <w:color w:val="0070C0"/>
                <w:sz w:val="22"/>
                <w:szCs w:val="22"/>
              </w:rPr>
            </w:pPr>
            <w:r>
              <w:rPr>
                <w:rFonts w:hint="eastAsia" w:ascii="微软雅黑 Light" w:hAnsi="微软雅黑 Light" w:eastAsia="微软雅黑 Light"/>
                <w:b/>
                <w:color w:val="0070C0"/>
                <w:sz w:val="22"/>
                <w:szCs w:val="22"/>
              </w:rPr>
              <w:t>7. 使用 WebGL 标准渲染管线上传数据至 GPU 并渲染</w:t>
            </w:r>
          </w:p>
          <w:p w14:paraId="117DEA94">
            <w:pPr>
              <w:rPr>
                <w:rFonts w:hint="eastAsia" w:ascii="微软雅黑 Light" w:hAnsi="微软雅黑 Light" w:eastAsia="微软雅黑 Light"/>
                <w:b/>
                <w:color w:val="0070C0"/>
                <w:sz w:val="22"/>
                <w:szCs w:val="22"/>
              </w:rPr>
            </w:pPr>
            <w:r>
              <w:rPr>
                <w:rFonts w:hint="eastAsia" w:ascii="微软雅黑 Light" w:hAnsi="微软雅黑 Light" w:eastAsia="微软雅黑 Light"/>
                <w:b/>
                <w:color w:val="0070C0"/>
                <w:sz w:val="22"/>
                <w:szCs w:val="22"/>
              </w:rPr>
              <w:t>8. 在瓦片首次渲染完成后，通过 onAfterRender 钩子释放 CPU 侧数据</w:t>
            </w:r>
          </w:p>
          <w:p w14:paraId="269CE664">
            <w:pPr>
              <w:rPr>
                <w:rFonts w:hint="eastAsia" w:ascii="微软雅黑 Light" w:hAnsi="微软雅黑 Light" w:eastAsia="微软雅黑 Light"/>
                <w:b/>
                <w:color w:val="0070C0"/>
                <w:sz w:val="22"/>
                <w:szCs w:val="22"/>
              </w:rPr>
            </w:pPr>
            <w:r>
              <w:rPr>
                <w:rFonts w:hint="eastAsia" w:ascii="微软雅黑 Light" w:hAnsi="微软雅黑 Light" w:eastAsia="微软雅黑 Light"/>
                <w:b/>
                <w:color w:val="0070C0"/>
                <w:sz w:val="22"/>
                <w:szCs w:val="22"/>
              </w:rPr>
              <w:t>9. 当瓦片离开视锥体或缓存达到上限时，按 LRU 策略卸载完整瓦片数据</w:t>
            </w:r>
            <w:ins w:id="252" w:author="kyx" w:date="2026-08-03T18:46:00Z">
              <w:r>
                <w:rPr>
                  <w:rFonts w:hint="eastAsia" w:ascii="微软雅黑 Light" w:hAnsi="微软雅黑 Light" w:eastAsia="微软雅黑 Light"/>
                  <w:b/>
                  <w:color w:val="0070C0"/>
                  <w:sz w:val="22"/>
                  <w:szCs w:val="22"/>
                </w:rPr>
                <w:t>（卸载是指从CPU和GPU中同时删除？）</w:t>
              </w:r>
            </w:ins>
          </w:p>
          <w:p>
            <w:pPr>
              <w:spacing w:before="60" w:after="60"/>
            </w:pPr>
            <w:r>
              <w:rPr>
                <w:rFonts w:hint="eastAsia" w:ascii="微软雅黑 Light" w:hAnsi="微软雅黑 Light" w:eastAsia="微软雅黑 Light"/>
                <w:b/>
                <w:color w:val="C00000"/>
                <w:sz w:val="21"/>
                <w:szCs w:val="21"/>
              </w:rPr>
              <w:t xml:space="preserve">【答复】</w:t>
            </w:r>
            <w:r>
              <w:rPr>
                <w:rFonts w:hint="eastAsia" w:ascii="微软雅黑 Light" w:hAnsi="微软雅黑 Light" w:eastAsia="微软雅黑 Light"/>
                <w:color w:val="C00000"/>
                <w:sz w:val="21"/>
                <w:szCs w:val="21"/>
              </w:rPr>
              <w:t xml:space="preserve">(发明人已确认)步骤 8(onAfterRender 释放)与步骤 9(LRU 卸载)构成**两阶段释放模型**:
**(1) 两阶段区分**:步骤 8 是**部分释放**——瓦片首次渲染完成后,释放 CPU 侧顶点数组(attribute.array)、贴图数据(mipmaps)、图像数据(image),保留 GPU 显存副本(WebGL Buffer/Texture),后续帧直接使用 GPU 数据渲染;步骤 9 是**完全释放**——瓦片离开视锥体或缓存达到上限时,CPU 与 GPU 数据同时删除。
**(2) "完整" = CPU+GPU 双向删除**:① 从 TileCache 缓存池移除该瓦片条目;② 显式释放 GPU 资源;③ 解除 JavaScript 对象引用,使 JS 堆中的管理对象(瓦片实例、元数据)可被 GC 回收。
**(3) 卸载的具体数据**:CPU 侧——瓦片元数据(tile transform、boundingVolume、geometricError 等)、几何数据(步骤 8 未释放或未渲染的新瓦片)、纹理数据(同上);GPU 侧——顶点缓冲对象(VBO)、索引缓冲对象(IBO)、纹理对象、帧缓冲对象(如有);缓存管理数据——TileCache 条目(优先级、访问时间戳、引用计数)。
**(4) GPU 释放方式 — WebGL 显式删除**:调用 gl.deleteBuffer() 删除 VBO/IBO、gl.deleteTexture() 删除纹理对象(Three.js 中为 BufferGeometry.dispose() / Texture.dispose(),内部封装相同 WebGL 调用)。JS 垃圾回收不管理 GPU 显存,仅解除引用会导致显存泄漏。
**(5) 边界情况**:LRU 卸载时检查 GPU 资源是否存在——存在则释放,不存在(瓦片尚未完成首次渲染、GPU 资源尚未创建)则无需释放;触发条件维持文档所述两项:瓦片离开视锥体、缓存达到上限(已确认无其他触发条件)。</w:t>
            </w:r>
          </w:p>
          <w:p w14:paraId="0585AA38">
            <w:pPr>
              <w:rPr>
                <w:ins w:id="253" w:author="kyx" w:date="2026-08-05T10:50:00Z"/>
                <w:rFonts w:hint="eastAsia" w:ascii="微软雅黑 Light" w:hAnsi="微软雅黑 Light" w:eastAsia="微软雅黑 Light"/>
                <w:b/>
                <w:sz w:val="22"/>
                <w:szCs w:val="22"/>
              </w:rPr>
            </w:pPr>
            <w:ins w:id="254" w:author="kyx" w:date="2026-08-05T10:50:00Z">
              <w:r>
                <w:rPr>
                  <w:rFonts w:hint="eastAsia" w:ascii="微软雅黑 Light" w:hAnsi="微软雅黑 Light" w:eastAsia="微软雅黑 Light"/>
                  <w:b/>
                  <w:sz w:val="22"/>
                  <w:szCs w:val="22"/>
                  <w:highlight w:val="cyan"/>
                </w:rPr>
                <w:t>待确认：上面哪些步骤存在核心改进？哪些步骤是基于现有技术实现?</w:t>
              </w:r>
            </w:ins>
          </w:p>
          <w:p>
            <w:pPr>
              <w:spacing w:before="60" w:after="60"/>
            </w:pPr>
            <w:r>
              <w:rPr>
                <w:rFonts w:hint="eastAsia" w:ascii="微软雅黑 Light" w:hAnsi="微软雅黑 Light" w:eastAsia="微软雅黑 Light"/>
                <w:b/>
                <w:color w:val="C00000"/>
                <w:sz w:val="21"/>
                <w:szCs w:val="21"/>
              </w:rPr>
              <w:t xml:space="preserve">【答复】</w:t>
            </w:r>
            <w:r>
              <w:rPr>
                <w:rFonts w:hint="eastAsia" w:ascii="微软雅黑 Light" w:hAnsi="微软雅黑 Light" w:eastAsia="微软雅黑 Light"/>
                <w:color w:val="C00000"/>
                <w:sz w:val="21"/>
                <w:szCs w:val="21"/>
              </w:rPr>
              <w:t xml:space="preserve">按步骤逐一判断如下:
**步骤1「用户交互产生位置/视角/速度输入」**:基于现有技术。此为标准的用户输入处理,通过鼠标/键盘/触摸/VR 控制器等设备获取,非本发明的改进点。
**步骤2「轨迹预测模块并行运行三层模型,输出融合概率分布」**:核心改进。文档描述此为时域优化层的核心,涉及三层预测模型的并行运行与概率分布融合,是本发明在预测性数据加载方面的关键创新。
**步骤3「计算瓦片预加载优先级,按 Priority 排序」**:核心改进。基于步骤 2 的轨迹预测结果计算优先级,实现预测驱动的智能预加载调度,区别于传统 3D Tiles 仅基于视锥体的被动 LOD 选择。
**步骤4「根据优先级队列主动预加载瓦片到缓存池」**:核心改进。主动预加载(proactive prefetching)是时域优化层的关键行为,区别于传统按需加载(on-demand loading)策略。
**步骤5「对当前视锥体内瓦片,使用雾化函数动态调整 SSE 阈值」**:核心改进。传统的 3D Tiles 使用固定的 maxScreenSpaceError 阈值进行 LOD 选择。本发明引入雾化函数动态调整 SSE 阈值,使远处物体的 LOD 切换更平滑,属于空域优化层的创新。
**步骤6「通过跳级判定条件决定是否跳过中间层级」**:核心改进。此为传统 HLOD 逐级细化的优化变体,当某层级对最终渲染贡献极小时跳过加载,区别于标准的逐级遍历策略。
**步骤7「使用 WebGL 标准渲染管线上传数据至 GPU 并渲染」**:基于现有技术。文档明确使用"标准"描述此步骤,WebGL 渲染管线(顶点着色器→光栅化→片元着色器)是公开标准。
**步骤8「在瓦片首次渲染完成后,通过 onAfterRender 钩子释放 CPU 侧数据」**:核心改进。此为 7.1.4 节"用后即卸"策略的系统集成点,通过标准 WebGL 渲染机制与 Three.js 钩子实现 CPU-GPU 内存分离管理。onAfterRender 钩子本身是 Three.js 标准 API,但将其用于 CPU 侧数据释放的策略是本发明的创新。
**步骤9「当瓦片离开视锥体或缓存达到上限时,按 LRU 策略卸载完整瓦片数据」**:核心改进。LRU 算法本身是标准算法,但将其与视锥体退出条件、缓存上限条件组合应用于瓦片缓存管理,属于本发明的整体调度策略的一部分。3D Tiles 引擎(如 Cesium)中也有类似的 LRU 缓存管理,但本发明将其与用后即卸、跳级加载、主动预加载等机制协同工作,构成了独特的系统执行流程。此处判断为在现有技术基础上结合应用场景的系统设计改进。</w:t>
            </w:r>
          </w:p>
          <w:p w14:paraId="6C3F4DC3">
            <w:pPr>
              <w:rPr>
                <w:rFonts w:hint="eastAsia" w:ascii="微软雅黑 Light" w:hAnsi="微软雅黑 Light" w:eastAsia="微软雅黑 Light"/>
                <w:b/>
                <w:sz w:val="22"/>
                <w:szCs w:val="22"/>
              </w:rPr>
            </w:pPr>
          </w:p>
          <w:p w14:paraId="53971DF6">
            <w:pPr>
              <w:rPr>
                <w:rFonts w:hint="eastAsia" w:ascii="微软雅黑 Light" w:hAnsi="微软雅黑 Light" w:eastAsia="微软雅黑 Light"/>
                <w:b/>
                <w:sz w:val="22"/>
                <w:szCs w:val="22"/>
              </w:rPr>
            </w:pPr>
          </w:p>
          <w:p w14:paraId="67654466">
            <w:pPr>
              <w:rPr>
                <w:rFonts w:hint="eastAsia" w:ascii="微软雅黑 Light" w:hAnsi="微软雅黑 Light" w:eastAsia="微软雅黑 Light"/>
                <w:color w:val="7E7E7E"/>
                <w:sz w:val="22"/>
                <w:szCs w:val="22"/>
              </w:rPr>
            </w:pPr>
          </w:p>
          <w:p w14:paraId="32FDFBAF">
            <w:pPr>
              <w:rPr>
                <w:rFonts w:hint="eastAsia" w:ascii="微软雅黑 Light" w:hAnsi="微软雅黑 Light" w:eastAsia="微软雅黑 Light"/>
                <w:color w:val="7E7E7E"/>
                <w:sz w:val="22"/>
                <w:szCs w:val="22"/>
              </w:rPr>
            </w:pPr>
          </w:p>
        </w:tc>
      </w:tr>
      <w:tr w14:paraId="532229A1">
        <w:trPr>
          <w:trHeight w:val="505" w:hRule="atLeast"/>
          <w:jc w:val="center"/>
        </w:trPr>
        <w:tc>
          <w:tcPr>
            <w:tcW w:w="5000" w:type="pct"/>
            <w:gridSpan w:val="3"/>
            <w:tcBorders>
              <w:top w:val="single" w:color="auto" w:sz="18" w:space="0"/>
              <w:left w:val="single" w:color="auto" w:sz="18" w:space="0"/>
              <w:bottom w:val="single" w:color="auto" w:sz="18" w:space="0"/>
              <w:right w:val="single" w:color="auto" w:sz="18" w:space="0"/>
            </w:tcBorders>
            <w:shd w:val="clear" w:color="auto" w:fill="D0CECE"/>
            <w:vAlign w:val="center"/>
          </w:tcPr>
          <w:p w14:paraId="15B16FFE">
            <w:pPr>
              <w:spacing w:line="0" w:lineRule="atLeast"/>
              <w:ind w:firstLine="561" w:firstLineChars="200"/>
              <w:jc w:val="center"/>
              <w:rPr>
                <w:rFonts w:hint="eastAsia" w:ascii="微软雅黑 Light" w:hAnsi="微软雅黑 Light" w:eastAsia="微软雅黑 Light"/>
                <w:b/>
                <w:sz w:val="28"/>
                <w:szCs w:val="22"/>
              </w:rPr>
            </w:pPr>
            <w:r>
              <w:rPr>
                <w:rFonts w:hint="eastAsia" w:ascii="微软雅黑 Light" w:hAnsi="微软雅黑 Light" w:eastAsia="微软雅黑 Light"/>
                <w:b/>
                <w:sz w:val="28"/>
                <w:szCs w:val="22"/>
              </w:rPr>
              <w:t>已知的其他技术方案及区别</w:t>
            </w:r>
          </w:p>
        </w:tc>
      </w:tr>
      <w:tr w14:paraId="0CF46613">
        <w:trPr>
          <w:trHeight w:val="398" w:hRule="atLeast"/>
          <w:jc w:val="center"/>
        </w:trPr>
        <w:tc>
          <w:tcPr>
            <w:tcW w:w="5000" w:type="pct"/>
            <w:gridSpan w:val="3"/>
            <w:tcBorders>
              <w:top w:val="single" w:color="auto" w:sz="12" w:space="0"/>
              <w:left w:val="single" w:color="auto" w:sz="18" w:space="0"/>
              <w:bottom w:val="single" w:color="auto" w:sz="12" w:space="0"/>
              <w:right w:val="single" w:color="auto" w:sz="18" w:space="0"/>
            </w:tcBorders>
          </w:tcPr>
          <w:p w14:paraId="60A3F4D4">
            <w:pPr>
              <w:pStyle w:val="21"/>
              <w:numPr>
                <w:ilvl w:val="0"/>
                <w:numId w:val="2"/>
              </w:numPr>
              <w:spacing w:line="0" w:lineRule="atLeast"/>
              <w:ind w:firstLineChars="0"/>
              <w:rPr>
                <w:rFonts w:hint="eastAsia" w:ascii="微软雅黑 Light" w:hAnsi="微软雅黑 Light" w:eastAsia="微软雅黑 Light" w:cs="Arial"/>
                <w:b/>
                <w:sz w:val="24"/>
              </w:rPr>
            </w:pPr>
            <w:r>
              <w:rPr>
                <w:rFonts w:hint="eastAsia" w:ascii="微软雅黑 Light" w:hAnsi="微软雅黑 Light" w:eastAsia="微软雅黑 Light" w:cs="Arial"/>
                <w:b/>
                <w:sz w:val="24"/>
              </w:rPr>
              <w:t>已知的其他技术方案及区别</w:t>
            </w:r>
          </w:p>
        </w:tc>
      </w:tr>
      <w:tr w14:paraId="3FED484F">
        <w:trPr>
          <w:trHeight w:val="2806" w:hRule="atLeast"/>
          <w:jc w:val="center"/>
        </w:trPr>
        <w:tc>
          <w:tcPr>
            <w:tcW w:w="1569" w:type="pct"/>
            <w:tcBorders>
              <w:top w:val="single" w:color="auto" w:sz="8" w:space="0"/>
              <w:left w:val="single" w:color="auto" w:sz="18" w:space="0"/>
              <w:bottom w:val="single" w:color="auto" w:sz="12" w:space="0"/>
              <w:right w:val="single" w:color="auto" w:sz="8" w:space="0"/>
            </w:tcBorders>
          </w:tcPr>
          <w:p w14:paraId="16FCA073">
            <w:pPr>
              <w:rPr>
                <w:rFonts w:hint="eastAsia" w:ascii="微软雅黑 Light" w:hAnsi="微软雅黑 Light" w:eastAsia="微软雅黑 Light"/>
                <w:bCs/>
                <w:sz w:val="22"/>
                <w:szCs w:val="22"/>
              </w:rPr>
            </w:pPr>
            <w:r>
              <w:rPr>
                <w:rFonts w:hint="eastAsia" w:ascii="微软雅黑 Light" w:hAnsi="微软雅黑 Light" w:eastAsia="微软雅黑 Light"/>
                <w:bCs/>
                <w:sz w:val="22"/>
                <w:szCs w:val="22"/>
              </w:rPr>
              <w:t>据您了解，我司或业内或查到的参考资料中是否有解决背景技术中的问题的解决方案？若有，本方案和现有的解决方案的区别是什么？</w:t>
            </w:r>
          </w:p>
          <w:p w14:paraId="74A4226F">
            <w:pPr>
              <w:spacing w:line="0" w:lineRule="atLeast"/>
              <w:rPr>
                <w:rFonts w:hint="eastAsia" w:ascii="微软雅黑 Light" w:hAnsi="微软雅黑 Light" w:eastAsia="微软雅黑 Light" w:cs="微软雅黑 Light"/>
                <w:sz w:val="22"/>
                <w:szCs w:val="22"/>
              </w:rPr>
            </w:pPr>
            <w:r>
              <w:rPr>
                <w:rFonts w:hint="eastAsia" w:ascii="微软雅黑 Light" w:hAnsi="微软雅黑 Light" w:eastAsia="微软雅黑 Light"/>
                <w:bCs/>
                <w:sz w:val="22"/>
                <w:szCs w:val="22"/>
              </w:rPr>
              <w:t>可粘贴网址或文章题目</w:t>
            </w:r>
          </w:p>
        </w:tc>
        <w:tc>
          <w:tcPr>
            <w:tcW w:w="3431" w:type="pct"/>
            <w:gridSpan w:val="2"/>
            <w:tcBorders>
              <w:top w:val="single" w:color="auto" w:sz="8" w:space="0"/>
              <w:left w:val="single" w:color="auto" w:sz="8" w:space="0"/>
              <w:bottom w:val="single" w:color="auto" w:sz="12" w:space="0"/>
              <w:right w:val="single" w:color="auto" w:sz="18" w:space="0"/>
            </w:tcBorders>
          </w:tcPr>
          <w:p w14:paraId="57C9E12D">
            <w:pPr>
              <w:rPr>
                <w:rFonts w:hint="eastAsia" w:ascii="微软雅黑 Light" w:hAnsi="微软雅黑 Light" w:eastAsia="微软雅黑 Light"/>
                <w:color w:val="AEAAAA"/>
                <w:sz w:val="22"/>
                <w:szCs w:val="22"/>
              </w:rPr>
            </w:pPr>
            <w:r>
              <w:rPr>
                <w:rFonts w:hint="eastAsia" w:ascii="微软雅黑 Light" w:hAnsi="微软雅黑 Light" w:eastAsia="微软雅黑 Light"/>
                <w:color w:val="AEAAAA"/>
                <w:sz w:val="22"/>
                <w:szCs w:val="22"/>
              </w:rPr>
              <w:t>例：目前业内有提供带看顺序优化的工具，经纪人输入几个房源位置，自动进行排序，保证路线最短。现有的带看顺序优化工具仅仅考虑了带看路线最短，但实际上不同的房源可供带看的时间不同，且有的房源有钥匙，有的房源没钥匙，导致经纪人按照工具自动排序得到的顺序去带看的话，可能不是业主方便看房的时间，影响用户体验。</w:t>
            </w:r>
          </w:p>
          <w:p w14:paraId="76D06811">
            <w:pPr>
              <w:spacing w:line="0" w:lineRule="atLeast"/>
              <w:rPr>
                <w:rFonts w:hint="eastAsia" w:ascii="微软雅黑 Light" w:hAnsi="微软雅黑 Light" w:eastAsia="微软雅黑 Light" w:cs="微软雅黑 Light"/>
                <w:sz w:val="22"/>
                <w:szCs w:val="22"/>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4"/>
              <w:gridCol w:w="2010"/>
              <w:gridCol w:w="2282"/>
            </w:tblGrid>
            <w:tr w14:paraId="1390FFCE">
              <w:tc>
                <w:tcPr>
                  <w:tcW w:w="2554" w:type="dxa"/>
                </w:tcPr>
                <w:p w14:paraId="34354385">
                  <w:pPr>
                    <w:spacing w:line="0" w:lineRule="atLeast"/>
                    <w:rPr>
                      <w:rFonts w:hint="eastAsia" w:ascii="微软雅黑 Light" w:hAnsi="微软雅黑 Light" w:eastAsia="微软雅黑 Light" w:cs="微软雅黑 Light"/>
                      <w:sz w:val="22"/>
                      <w:szCs w:val="22"/>
                    </w:rPr>
                  </w:pPr>
                </w:p>
              </w:tc>
              <w:tc>
                <w:tcPr>
                  <w:tcW w:w="2010" w:type="dxa"/>
                </w:tcPr>
                <w:p w14:paraId="7A6C1C28">
                  <w:pPr>
                    <w:spacing w:line="0" w:lineRule="atLeast"/>
                    <w:rPr>
                      <w:rFonts w:hint="eastAsia" w:ascii="微软雅黑 Light" w:hAnsi="微软雅黑 Light" w:eastAsia="微软雅黑 Light" w:cs="微软雅黑 Light"/>
                      <w:sz w:val="22"/>
                      <w:szCs w:val="22"/>
                    </w:rPr>
                  </w:pPr>
                  <w:r>
                    <w:rPr>
                      <w:rFonts w:hint="eastAsia" w:ascii="微软雅黑 Light" w:hAnsi="微软雅黑 Light" w:eastAsia="微软雅黑 Light" w:cs="微软雅黑 Light"/>
                      <w:sz w:val="22"/>
                      <w:szCs w:val="22"/>
                    </w:rPr>
                    <w:t>本方案</w:t>
                  </w:r>
                </w:p>
              </w:tc>
              <w:tc>
                <w:tcPr>
                  <w:tcW w:w="2282" w:type="dxa"/>
                </w:tcPr>
                <w:p w14:paraId="20811861">
                  <w:pPr>
                    <w:spacing w:line="0" w:lineRule="atLeast"/>
                    <w:rPr>
                      <w:rFonts w:hint="eastAsia" w:ascii="微软雅黑 Light" w:hAnsi="微软雅黑 Light" w:eastAsia="微软雅黑 Light" w:cs="微软雅黑 Light"/>
                      <w:sz w:val="22"/>
                      <w:szCs w:val="22"/>
                    </w:rPr>
                  </w:pPr>
                  <w:r>
                    <w:rPr>
                      <w:rFonts w:hint="eastAsia" w:ascii="微软雅黑 Light" w:hAnsi="微软雅黑 Light" w:eastAsia="微软雅黑 Light" w:cs="微软雅黑 Light"/>
                      <w:sz w:val="22"/>
                      <w:szCs w:val="22"/>
                    </w:rPr>
                    <w:t>本产品旧方案</w:t>
                  </w:r>
                </w:p>
              </w:tc>
            </w:tr>
            <w:tr w14:paraId="5B7E3BB6">
              <w:tc>
                <w:tcPr>
                  <w:tcW w:w="2554" w:type="dxa"/>
                </w:tcPr>
                <w:p w14:paraId="3CB24F03">
                  <w:pPr>
                    <w:spacing w:line="0" w:lineRule="atLeast"/>
                    <w:rPr>
                      <w:rFonts w:hint="eastAsia" w:ascii="微软雅黑 Light" w:hAnsi="微软雅黑 Light" w:eastAsia="微软雅黑 Light" w:cs="微软雅黑 Light"/>
                      <w:sz w:val="22"/>
                      <w:szCs w:val="22"/>
                    </w:rPr>
                  </w:pPr>
                  <w:r>
                    <w:rPr>
                      <w:rFonts w:hint="eastAsia" w:ascii="微软雅黑 Light" w:hAnsi="微软雅黑 Light" w:eastAsia="微软雅黑 Light" w:cs="微软雅黑 Light"/>
                      <w:sz w:val="22"/>
                      <w:szCs w:val="22"/>
                    </w:rPr>
                    <w:t>分层预测架构</w:t>
                  </w:r>
                </w:p>
              </w:tc>
              <w:tc>
                <w:tcPr>
                  <w:tcW w:w="2010" w:type="dxa"/>
                </w:tcPr>
                <w:p w14:paraId="1F8E0361">
                  <w:pPr>
                    <w:spacing w:line="0" w:lineRule="atLeast"/>
                    <w:rPr>
                      <w:rFonts w:hint="eastAsia" w:ascii="微软雅黑 Light" w:hAnsi="微软雅黑 Light" w:eastAsia="微软雅黑 Light" w:cs="微软雅黑 Light"/>
                      <w:sz w:val="22"/>
                      <w:szCs w:val="22"/>
                    </w:rPr>
                  </w:pPr>
                  <w:r>
                    <w:rPr>
                      <w:rFonts w:hint="eastAsia" w:ascii="微软雅黑 Light" w:hAnsi="微软雅黑 Light" w:eastAsia="微软雅黑 Light" w:cs="微软雅黑 Light"/>
                      <w:sz w:val="22"/>
                      <w:szCs w:val="22"/>
                    </w:rPr>
                    <w:t>支持</w:t>
                  </w:r>
                </w:p>
              </w:tc>
              <w:tc>
                <w:tcPr>
                  <w:tcW w:w="2282" w:type="dxa"/>
                </w:tcPr>
                <w:p w14:paraId="26245930">
                  <w:pPr>
                    <w:spacing w:line="0" w:lineRule="atLeast"/>
                    <w:rPr>
                      <w:rFonts w:hint="eastAsia" w:ascii="微软雅黑 Light" w:hAnsi="微软雅黑 Light" w:eastAsia="微软雅黑 Light" w:cs="微软雅黑 Light"/>
                      <w:sz w:val="22"/>
                      <w:szCs w:val="22"/>
                    </w:rPr>
                  </w:pPr>
                  <w:r>
                    <w:rPr>
                      <w:rFonts w:hint="eastAsia" w:ascii="微软雅黑 Light" w:hAnsi="微软雅黑 Light" w:eastAsia="微软雅黑 Light" w:cs="微软雅黑 Light"/>
                      <w:sz w:val="22"/>
                      <w:szCs w:val="22"/>
                    </w:rPr>
                    <w:t>不支持</w:t>
                  </w:r>
                </w:p>
              </w:tc>
            </w:tr>
            <w:tr w14:paraId="5D02ED97">
              <w:tc>
                <w:tcPr>
                  <w:tcW w:w="2554" w:type="dxa"/>
                </w:tcPr>
                <w:p w14:paraId="14C59494">
                  <w:pPr>
                    <w:spacing w:line="0" w:lineRule="atLeast"/>
                    <w:rPr>
                      <w:rFonts w:hint="eastAsia" w:ascii="微软雅黑 Light" w:hAnsi="微软雅黑 Light" w:eastAsia="微软雅黑 Light" w:cs="微软雅黑 Light"/>
                      <w:sz w:val="22"/>
                      <w:szCs w:val="22"/>
                    </w:rPr>
                  </w:pPr>
                  <w:r>
                    <w:rPr>
                      <w:rFonts w:hint="eastAsia" w:ascii="微软雅黑 Light" w:hAnsi="微软雅黑 Light" w:eastAsia="微软雅黑 Light" w:cs="微软雅黑 Light"/>
                      <w:sz w:val="22"/>
                      <w:szCs w:val="22"/>
                    </w:rPr>
                    <w:t>动态非线性LOD调度</w:t>
                  </w:r>
                </w:p>
              </w:tc>
              <w:tc>
                <w:tcPr>
                  <w:tcW w:w="2010" w:type="dxa"/>
                </w:tcPr>
                <w:p w14:paraId="7AE1B4F9">
                  <w:pPr>
                    <w:spacing w:line="0" w:lineRule="atLeast"/>
                    <w:rPr>
                      <w:rFonts w:hint="eastAsia" w:ascii="微软雅黑 Light" w:hAnsi="微软雅黑 Light" w:eastAsia="微软雅黑 Light" w:cs="微软雅黑 Light"/>
                      <w:sz w:val="22"/>
                      <w:szCs w:val="22"/>
                    </w:rPr>
                  </w:pPr>
                  <w:r>
                    <w:rPr>
                      <w:rFonts w:hint="eastAsia" w:ascii="微软雅黑 Light" w:hAnsi="微软雅黑 Light" w:eastAsia="微软雅黑 Light" w:cs="微软雅黑 Light"/>
                      <w:sz w:val="22"/>
                      <w:szCs w:val="22"/>
                    </w:rPr>
                    <w:t>支持</w:t>
                  </w:r>
                </w:p>
              </w:tc>
              <w:tc>
                <w:tcPr>
                  <w:tcW w:w="2282" w:type="dxa"/>
                </w:tcPr>
                <w:p w14:paraId="3FE8B20A">
                  <w:pPr>
                    <w:spacing w:line="0" w:lineRule="atLeast"/>
                    <w:rPr>
                      <w:rFonts w:hint="eastAsia" w:ascii="微软雅黑 Light" w:hAnsi="微软雅黑 Light" w:eastAsia="微软雅黑 Light" w:cs="微软雅黑 Light"/>
                      <w:sz w:val="22"/>
                      <w:szCs w:val="22"/>
                    </w:rPr>
                  </w:pPr>
                  <w:r>
                    <w:rPr>
                      <w:rFonts w:hint="eastAsia" w:ascii="微软雅黑 Light" w:hAnsi="微软雅黑 Light" w:eastAsia="微软雅黑 Light" w:cs="微软雅黑 Light"/>
                      <w:sz w:val="22"/>
                      <w:szCs w:val="22"/>
                    </w:rPr>
                    <w:t>不支持</w:t>
                  </w:r>
                </w:p>
              </w:tc>
            </w:tr>
            <w:tr w14:paraId="3A5A2BBD">
              <w:tc>
                <w:tcPr>
                  <w:tcW w:w="2554" w:type="dxa"/>
                </w:tcPr>
                <w:p w14:paraId="5461B064">
                  <w:pPr>
                    <w:spacing w:line="0" w:lineRule="atLeast"/>
                    <w:rPr>
                      <w:rFonts w:hint="eastAsia" w:ascii="微软雅黑 Light" w:hAnsi="微软雅黑 Light" w:eastAsia="微软雅黑 Light" w:cs="微软雅黑 Light"/>
                      <w:sz w:val="22"/>
                      <w:szCs w:val="22"/>
                    </w:rPr>
                  </w:pPr>
                  <w:r>
                    <w:rPr>
                      <w:rFonts w:hint="eastAsia" w:ascii="微软雅黑 Light" w:hAnsi="微软雅黑 Light" w:eastAsia="微软雅黑 Light" w:cs="微软雅黑 Light"/>
                      <w:sz w:val="22"/>
                      <w:szCs w:val="22"/>
                    </w:rPr>
                    <w:t>跳级加载策略</w:t>
                  </w:r>
                </w:p>
              </w:tc>
              <w:tc>
                <w:tcPr>
                  <w:tcW w:w="2010" w:type="dxa"/>
                </w:tcPr>
                <w:p w14:paraId="42B8D3CE">
                  <w:pPr>
                    <w:spacing w:line="0" w:lineRule="atLeast"/>
                    <w:rPr>
                      <w:rFonts w:hint="eastAsia" w:ascii="微软雅黑 Light" w:hAnsi="微软雅黑 Light" w:eastAsia="微软雅黑 Light" w:cs="微软雅黑 Light"/>
                      <w:sz w:val="22"/>
                      <w:szCs w:val="22"/>
                    </w:rPr>
                  </w:pPr>
                  <w:r>
                    <w:rPr>
                      <w:rFonts w:hint="eastAsia" w:ascii="微软雅黑 Light" w:hAnsi="微软雅黑 Light" w:eastAsia="微软雅黑 Light" w:cs="微软雅黑 Light"/>
                      <w:sz w:val="22"/>
                      <w:szCs w:val="22"/>
                    </w:rPr>
                    <w:t>支持</w:t>
                  </w:r>
                </w:p>
              </w:tc>
              <w:tc>
                <w:tcPr>
                  <w:tcW w:w="2282" w:type="dxa"/>
                </w:tcPr>
                <w:p w14:paraId="47A259C1">
                  <w:pPr>
                    <w:spacing w:line="0" w:lineRule="atLeast"/>
                    <w:rPr>
                      <w:rFonts w:hint="eastAsia" w:ascii="微软雅黑 Light" w:hAnsi="微软雅黑 Light" w:eastAsia="微软雅黑 Light" w:cs="微软雅黑 Light"/>
                      <w:sz w:val="22"/>
                      <w:szCs w:val="22"/>
                    </w:rPr>
                  </w:pPr>
                  <w:r>
                    <w:rPr>
                      <w:rFonts w:hint="eastAsia" w:ascii="微软雅黑 Light" w:hAnsi="微软雅黑 Light" w:eastAsia="微软雅黑 Light" w:cs="微软雅黑 Light"/>
                      <w:sz w:val="22"/>
                      <w:szCs w:val="22"/>
                    </w:rPr>
                    <w:t>不支持</w:t>
                  </w:r>
                </w:p>
              </w:tc>
            </w:tr>
            <w:tr w14:paraId="09F8EE8F">
              <w:tc>
                <w:tcPr>
                  <w:tcW w:w="2554" w:type="dxa"/>
                </w:tcPr>
                <w:p w14:paraId="304CB758">
                  <w:pPr>
                    <w:spacing w:line="0" w:lineRule="atLeast"/>
                    <w:rPr>
                      <w:rFonts w:hint="eastAsia" w:ascii="微软雅黑 Light" w:hAnsi="微软雅黑 Light" w:eastAsia="微软雅黑 Light" w:cs="微软雅黑 Light"/>
                      <w:sz w:val="22"/>
                      <w:szCs w:val="22"/>
                    </w:rPr>
                  </w:pPr>
                  <w:r>
                    <w:rPr>
                      <w:rFonts w:hint="eastAsia" w:ascii="微软雅黑 Light" w:hAnsi="微软雅黑 Light" w:eastAsia="微软雅黑 Light" w:cs="微软雅黑 Light"/>
                      <w:sz w:val="22"/>
                      <w:szCs w:val="22"/>
                    </w:rPr>
                    <w:t>用后即卸策略</w:t>
                  </w:r>
                </w:p>
              </w:tc>
              <w:tc>
                <w:tcPr>
                  <w:tcW w:w="2010" w:type="dxa"/>
                </w:tcPr>
                <w:p w14:paraId="0A2281F7">
                  <w:pPr>
                    <w:spacing w:line="0" w:lineRule="atLeast"/>
                    <w:rPr>
                      <w:rFonts w:hint="eastAsia" w:ascii="微软雅黑 Light" w:hAnsi="微软雅黑 Light" w:eastAsia="微软雅黑 Light" w:cs="微软雅黑 Light"/>
                      <w:sz w:val="22"/>
                      <w:szCs w:val="22"/>
                    </w:rPr>
                  </w:pPr>
                  <w:r>
                    <w:rPr>
                      <w:rFonts w:hint="eastAsia" w:ascii="微软雅黑 Light" w:hAnsi="微软雅黑 Light" w:eastAsia="微软雅黑 Light" w:cs="微软雅黑 Light"/>
                      <w:sz w:val="22"/>
                      <w:szCs w:val="22"/>
                    </w:rPr>
                    <w:t>支持</w:t>
                  </w:r>
                </w:p>
              </w:tc>
              <w:tc>
                <w:tcPr>
                  <w:tcW w:w="2282" w:type="dxa"/>
                </w:tcPr>
                <w:p w14:paraId="68E08FC9">
                  <w:pPr>
                    <w:spacing w:line="0" w:lineRule="atLeast"/>
                    <w:rPr>
                      <w:rFonts w:hint="eastAsia" w:ascii="微软雅黑 Light" w:hAnsi="微软雅黑 Light" w:eastAsia="微软雅黑 Light" w:cs="微软雅黑 Light"/>
                      <w:sz w:val="22"/>
                      <w:szCs w:val="22"/>
                    </w:rPr>
                  </w:pPr>
                  <w:r>
                    <w:rPr>
                      <w:rFonts w:hint="eastAsia" w:ascii="微软雅黑 Light" w:hAnsi="微软雅黑 Light" w:eastAsia="微软雅黑 Light" w:cs="微软雅黑 Light"/>
                      <w:sz w:val="22"/>
                      <w:szCs w:val="22"/>
                    </w:rPr>
                    <w:t>不支持</w:t>
                  </w:r>
                </w:p>
              </w:tc>
            </w:tr>
          </w:tbl>
          <w:p w14:paraId="2DE4A3F0">
            <w:pPr>
              <w:spacing w:line="0" w:lineRule="atLeast"/>
              <w:rPr>
                <w:rFonts w:hint="eastAsia" w:ascii="微软雅黑 Light" w:hAnsi="微软雅黑 Light" w:eastAsia="微软雅黑 Light" w:cs="微软雅黑 Light"/>
                <w:sz w:val="22"/>
                <w:szCs w:val="22"/>
              </w:rPr>
            </w:pPr>
          </w:p>
          <w:p w14:paraId="37720CAC">
            <w:pPr>
              <w:spacing w:line="0" w:lineRule="atLeast"/>
              <w:rPr>
                <w:rFonts w:hint="eastAsia" w:ascii="微软雅黑 Light" w:hAnsi="微软雅黑 Light" w:eastAsia="微软雅黑 Light" w:cs="微软雅黑 Light"/>
                <w:sz w:val="22"/>
                <w:szCs w:val="22"/>
              </w:rPr>
            </w:pPr>
          </w:p>
          <w:p w14:paraId="2D5CFE33">
            <w:pPr>
              <w:spacing w:line="0" w:lineRule="atLeast"/>
              <w:rPr>
                <w:rFonts w:hint="eastAsia" w:ascii="微软雅黑 Light" w:hAnsi="微软雅黑 Light" w:eastAsia="微软雅黑 Light" w:cs="微软雅黑 Light"/>
                <w:sz w:val="22"/>
                <w:szCs w:val="22"/>
              </w:rPr>
            </w:pPr>
          </w:p>
          <w:p w14:paraId="6390AA97">
            <w:pPr>
              <w:spacing w:line="0" w:lineRule="atLeast"/>
              <w:rPr>
                <w:rFonts w:hint="eastAsia" w:ascii="微软雅黑 Light" w:hAnsi="微软雅黑 Light" w:eastAsia="微软雅黑 Light" w:cs="微软雅黑 Light"/>
                <w:sz w:val="22"/>
                <w:szCs w:val="22"/>
              </w:rPr>
            </w:pPr>
          </w:p>
        </w:tc>
      </w:tr>
    </w:tbl>
    <w:p w14:paraId="0CFBD64B"/>
    <w:sectPr>
      <w:headerReference r:id="rId3" w:type="default"/>
      <w:footerReference r:id="rId4" w:type="default"/>
      <w:pgSz w:w="11906" w:h="16838"/>
      <w:pgMar w:top="1588" w:right="907" w:bottom="1134" w:left="907" w:header="680" w:footer="624"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微软雅黑 Light">
    <w:altName w:val="汉仪中黑KW"/>
    <w:panose1 w:val="020B0502040204020203"/>
    <w:charset w:val="86"/>
    <w:family w:val="swiss"/>
    <w:pitch w:val="default"/>
    <w:sig w:usb0="00000000" w:usb1="00000000" w:usb2="00000016" w:usb3="00000000" w:csb0="0004001F" w:csb1="00000000"/>
  </w:font>
  <w:font w:name="微软雅黑">
    <w:altName w:val="汉仪旗黑"/>
    <w:panose1 w:val="020B0503020204020204"/>
    <w:charset w:val="86"/>
    <w:family w:val="swiss"/>
    <w:pitch w:val="default"/>
    <w:sig w:usb0="00000000" w:usb1="00000000" w:usb2="00000016" w:usb3="00000000" w:csb0="0004001F" w:csb1="00000000"/>
  </w:font>
  <w:font w:name="Arial">
    <w:panose1 w:val="020B0604020202090204"/>
    <w:charset w:val="00"/>
    <w:family w:val="swiss"/>
    <w:pitch w:val="default"/>
    <w:sig w:usb0="E0000AFF" w:usb1="00007843" w:usb2="00000001" w:usb3="00000000" w:csb0="400001BF" w:csb1="DFF70000"/>
  </w:font>
  <w:font w:name="PMingLiU">
    <w:altName w:val="宋体-繁"/>
    <w:panose1 w:val="02010601000101010101"/>
    <w:charset w:val="88"/>
    <w:family w:val="roman"/>
    <w:pitch w:val="default"/>
    <w:sig w:usb0="00000000" w:usb1="00000000" w:usb2="00000016" w:usb3="00000000" w:csb0="0010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汉仪旗黑">
    <w:panose1 w:val="00020600040101010101"/>
    <w:charset w:val="86"/>
    <w:family w:val="auto"/>
    <w:pitch w:val="default"/>
    <w:sig w:usb0="A00002BF" w:usb1="1ACF7CFA" w:usb2="00000016" w:usb3="00000000" w:csb0="0004009F" w:csb1="DFD70000"/>
  </w:font>
  <w:font w:name="宋体-繁">
    <w:panose1 w:val="02010600040101010101"/>
    <w:charset w:val="86"/>
    <w:family w:val="auto"/>
    <w:pitch w:val="default"/>
    <w:sig w:usb0="00000287" w:usb1="080F0000" w:usb2="00000000" w:usb3="00000000" w:csb0="0004009F" w:csb1="DFD70000"/>
  </w:font>
  <w:font w:name="微软雅黑 Light">
    <w:altName w:val="汉仪中黑KW"/>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F36636">
    <w:pPr>
      <w:pStyle w:val="5"/>
      <w:jc w:val="center"/>
      <w:rPr>
        <w:b/>
        <w:bCs/>
        <w:sz w:val="20"/>
        <w:szCs w:val="20"/>
      </w:rPr>
    </w:pPr>
    <w:r>
      <w:rPr>
        <w:sz w:val="20"/>
        <w:szCs w:val="20"/>
        <w:lang w:val="zh-CN"/>
      </w:rPr>
      <w:t xml:space="preserve"> </w:t>
    </w:r>
    <w:r>
      <w:rPr>
        <w:b/>
        <w:bCs/>
        <w:sz w:val="20"/>
        <w:szCs w:val="20"/>
      </w:rPr>
      <w:fldChar w:fldCharType="begin"/>
    </w:r>
    <w:r>
      <w:rPr>
        <w:b/>
        <w:bCs/>
        <w:sz w:val="20"/>
        <w:szCs w:val="20"/>
      </w:rPr>
      <w:instrText xml:space="preserve">PAGE</w:instrText>
    </w:r>
    <w:r>
      <w:rPr>
        <w:b/>
        <w:bCs/>
        <w:sz w:val="20"/>
        <w:szCs w:val="20"/>
      </w:rPr>
      <w:fldChar w:fldCharType="separate"/>
    </w:r>
    <w:r>
      <w:rPr>
        <w:b/>
        <w:bCs/>
        <w:sz w:val="20"/>
        <w:szCs w:val="20"/>
      </w:rPr>
      <w:t>3</w:t>
    </w:r>
    <w:r>
      <w:rPr>
        <w:b/>
        <w:bCs/>
        <w:sz w:val="20"/>
        <w:szCs w:val="20"/>
      </w:rPr>
      <w:fldChar w:fldCharType="end"/>
    </w:r>
    <w:r>
      <w:rPr>
        <w:sz w:val="20"/>
        <w:szCs w:val="20"/>
        <w:lang w:val="zh-CN"/>
      </w:rPr>
      <w:t xml:space="preserve"> / </w:t>
    </w:r>
    <w:r>
      <w:rPr>
        <w:b/>
        <w:bCs/>
        <w:sz w:val="20"/>
        <w:szCs w:val="20"/>
      </w:rPr>
      <w:fldChar w:fldCharType="begin"/>
    </w:r>
    <w:r>
      <w:rPr>
        <w:b/>
        <w:bCs/>
        <w:sz w:val="20"/>
        <w:szCs w:val="20"/>
      </w:rPr>
      <w:instrText xml:space="preserve">NUMPAGES</w:instrText>
    </w:r>
    <w:r>
      <w:rPr>
        <w:b/>
        <w:bCs/>
        <w:sz w:val="20"/>
        <w:szCs w:val="20"/>
      </w:rPr>
      <w:fldChar w:fldCharType="separate"/>
    </w:r>
    <w:r>
      <w:rPr>
        <w:b/>
        <w:bCs/>
        <w:sz w:val="20"/>
        <w:szCs w:val="20"/>
      </w:rPr>
      <w:t>3</w:t>
    </w:r>
    <w:r>
      <w:rPr>
        <w:b/>
        <w:bCs/>
        <w:sz w:val="20"/>
        <w:szCs w:val="20"/>
      </w:rPr>
      <w:fldChar w:fldCharType="end"/>
    </w:r>
  </w:p>
  <w:p w14:paraId="34A4DE6A">
    <w:pPr>
      <w:pStyle w:val="5"/>
      <w:jc w:val="right"/>
      <w:rPr>
        <w:sz w:val="20"/>
        <w:szCs w:val="20"/>
      </w:rPr>
    </w:pPr>
    <w:r>
      <w:rPr>
        <w:b/>
        <w:bCs/>
        <w:sz w:val="20"/>
        <w:szCs w:val="20"/>
      </w:rPr>
      <w:t>V1.0</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EB4A7A">
    <w:pPr>
      <w:pStyle w:val="6"/>
      <w:pBdr>
        <w:bottom w:val="none" w:color="auto" w:sz="0" w:space="0"/>
      </w:pBdr>
      <w:tabs>
        <w:tab w:val="right" w:pos="9180"/>
        <w:tab w:val="clear" w:pos="8306"/>
      </w:tabs>
      <w:ind w:left="-716" w:leftChars="-342" w:right="-2" w:hanging="2"/>
      <w:jc w:val="right"/>
      <w:rPr>
        <w:rStyle w:val="11"/>
        <w:rFonts w:ascii="Arial" w:hAnsi="Arial" w:cs="Arial"/>
        <w:b/>
        <w:bCs/>
        <w:sz w:val="20"/>
        <w:szCs w:val="20"/>
      </w:rPr>
    </w:pPr>
  </w:p>
  <w:p w14:paraId="06950F2D">
    <w:pPr>
      <w:pStyle w:val="2"/>
      <w:tabs>
        <w:tab w:val="left" w:pos="-118"/>
        <w:tab w:val="center" w:pos="4516"/>
      </w:tabs>
      <w:spacing w:line="320" w:lineRule="exact"/>
      <w:ind w:left="-718" w:leftChars="-342"/>
      <w:jc w:val="right"/>
      <w:rPr>
        <w:rFonts w:ascii="Arial" w:hAnsi="Arial" w:cs="Arial"/>
        <w:color w:val="5B9BD5"/>
        <w:sz w:val="32"/>
        <w:szCs w:val="32"/>
      </w:rPr>
    </w:pPr>
    <w:r>
      <w:rPr>
        <w:rFonts w:hint="eastAsia" w:ascii="Arial" w:hAnsi="Arial" w:cs="Arial"/>
        <w:color w:val="5B9BD5"/>
        <w:sz w:val="32"/>
        <w:szCs w:val="32"/>
      </w:rPr>
      <w:t>贝壳</w:t>
    </w:r>
  </w:p>
  <w:p w14:paraId="1F73F78F">
    <w:pPr>
      <w:pStyle w:val="2"/>
      <w:tabs>
        <w:tab w:val="left" w:pos="-118"/>
        <w:tab w:val="center" w:pos="4516"/>
      </w:tabs>
      <w:spacing w:line="320" w:lineRule="exact"/>
      <w:ind w:left="-718" w:leftChars="-342"/>
      <w:jc w:val="center"/>
      <w:rPr>
        <w:rFonts w:ascii="Arial" w:hAnsi="Arial" w:eastAsia="PMingLiU" w:cs="Arial"/>
        <w:color w:val="000000"/>
        <w:sz w:val="32"/>
        <w:szCs w:val="32"/>
        <w:lang w:eastAsia="zh-TW"/>
      </w:rPr>
    </w:pPr>
    <w:r>
      <w:rPr>
        <w:rFonts w:ascii="Arial" w:hAnsi="Arial" w:cs="Arial"/>
        <w:color w:val="000000"/>
        <w:sz w:val="28"/>
      </w:rPr>
      <w:t xml:space="preserve">     </w:t>
    </w:r>
    <w:r>
      <w:rPr>
        <w:rFonts w:hint="eastAsia" w:ascii="Arial" w:hAnsi="Arial" w:cs="Arial"/>
        <w:color w:val="000000"/>
        <w:sz w:val="28"/>
      </w:rPr>
      <w:t>技术交底书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D941B6"/>
    <w:multiLevelType w:val="multilevel"/>
    <w:tmpl w:val="0ED941B6"/>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77DB6EFD"/>
    <w:multiLevelType w:val="multilevel"/>
    <w:tmpl w:val="77DB6EFD"/>
    <w:lvl w:ilvl="0" w:tentative="0">
      <w:start w:val="1"/>
      <w:numFmt w:val="decimal"/>
      <w:lvlText w:val="%1."/>
      <w:lvlJc w:val="left"/>
      <w:pPr>
        <w:ind w:left="360" w:hanging="360"/>
      </w:pPr>
      <w:rPr>
        <w:rFonts w:hint="default" w:eastAsia="PMingLiU"/>
        <w:b/>
        <w:color w:val="000000"/>
        <w:sz w:val="20"/>
        <w:szCs w:val="20"/>
      </w:rPr>
    </w:lvl>
    <w:lvl w:ilvl="1" w:tentative="0">
      <w:start w:val="1"/>
      <w:numFmt w:val="bullet"/>
      <w:lvlText w:val=""/>
      <w:lvlJc w:val="left"/>
      <w:pPr>
        <w:tabs>
          <w:tab w:val="left" w:pos="900"/>
        </w:tabs>
        <w:ind w:left="900" w:hanging="420"/>
      </w:pPr>
      <w:rPr>
        <w:rFonts w:hint="default" w:ascii="Wingdings" w:hAnsi="Wingdings"/>
        <w:sz w:val="15"/>
      </w:r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ideographTraditional"/>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ideographTraditional"/>
      <w:lvlText w:val="%8、"/>
      <w:lvlJc w:val="left"/>
      <w:pPr>
        <w:ind w:left="3840" w:hanging="480"/>
      </w:pPr>
    </w:lvl>
    <w:lvl w:ilvl="8" w:tentative="0">
      <w:start w:val="1"/>
      <w:numFmt w:val="lowerRoman"/>
      <w:lvlText w:val="%9."/>
      <w:lvlJc w:val="right"/>
      <w:pPr>
        <w:ind w:left="4320" w:hanging="480"/>
      </w:pPr>
    </w:lvl>
  </w:abstractNum>
  <w:num w:numId="1">
    <w:abstractNumId w:val="0"/>
  </w:num>
  <w:num w:numId="2">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kyx">
    <w15:presenceInfo w15:providerId="None" w15:userId="kyx"/>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65074"/>
    <w:rsid w:val="00004EDC"/>
    <w:rsid w:val="00016AD4"/>
    <w:rsid w:val="000A1B16"/>
    <w:rsid w:val="000B7889"/>
    <w:rsid w:val="000C590E"/>
    <w:rsid w:val="000D0624"/>
    <w:rsid w:val="000E0066"/>
    <w:rsid w:val="00165074"/>
    <w:rsid w:val="001758DF"/>
    <w:rsid w:val="00204F0B"/>
    <w:rsid w:val="00234E2F"/>
    <w:rsid w:val="0024087E"/>
    <w:rsid w:val="002831F9"/>
    <w:rsid w:val="002D2B81"/>
    <w:rsid w:val="002E2647"/>
    <w:rsid w:val="002F334C"/>
    <w:rsid w:val="00320F29"/>
    <w:rsid w:val="003411CB"/>
    <w:rsid w:val="00342AD1"/>
    <w:rsid w:val="003511EB"/>
    <w:rsid w:val="0037190B"/>
    <w:rsid w:val="003C2562"/>
    <w:rsid w:val="003D3B32"/>
    <w:rsid w:val="003F7FEF"/>
    <w:rsid w:val="00406C92"/>
    <w:rsid w:val="00406DF4"/>
    <w:rsid w:val="00434E35"/>
    <w:rsid w:val="00446E1E"/>
    <w:rsid w:val="0044713D"/>
    <w:rsid w:val="00476B51"/>
    <w:rsid w:val="00477426"/>
    <w:rsid w:val="00481373"/>
    <w:rsid w:val="004E00F0"/>
    <w:rsid w:val="004E2DCB"/>
    <w:rsid w:val="004F3207"/>
    <w:rsid w:val="004F3DE2"/>
    <w:rsid w:val="00507C67"/>
    <w:rsid w:val="0051237C"/>
    <w:rsid w:val="00520565"/>
    <w:rsid w:val="00521797"/>
    <w:rsid w:val="0053453B"/>
    <w:rsid w:val="0053779D"/>
    <w:rsid w:val="0055706D"/>
    <w:rsid w:val="005732F6"/>
    <w:rsid w:val="005A399D"/>
    <w:rsid w:val="005A53AE"/>
    <w:rsid w:val="005A6C16"/>
    <w:rsid w:val="005C0F69"/>
    <w:rsid w:val="005C457B"/>
    <w:rsid w:val="005D712F"/>
    <w:rsid w:val="006A635E"/>
    <w:rsid w:val="006E7D86"/>
    <w:rsid w:val="006F0B9D"/>
    <w:rsid w:val="00713FB6"/>
    <w:rsid w:val="007478D7"/>
    <w:rsid w:val="00766335"/>
    <w:rsid w:val="00777A35"/>
    <w:rsid w:val="007B31D8"/>
    <w:rsid w:val="007C0E5B"/>
    <w:rsid w:val="0081470E"/>
    <w:rsid w:val="0085778A"/>
    <w:rsid w:val="00871F5C"/>
    <w:rsid w:val="0087632B"/>
    <w:rsid w:val="008978E8"/>
    <w:rsid w:val="008D0BC8"/>
    <w:rsid w:val="008F4C19"/>
    <w:rsid w:val="008F6F24"/>
    <w:rsid w:val="009558B6"/>
    <w:rsid w:val="00975907"/>
    <w:rsid w:val="009A405E"/>
    <w:rsid w:val="009A7C24"/>
    <w:rsid w:val="009E4B6A"/>
    <w:rsid w:val="009F746A"/>
    <w:rsid w:val="00A12C3F"/>
    <w:rsid w:val="00A273B9"/>
    <w:rsid w:val="00A40B9D"/>
    <w:rsid w:val="00A56571"/>
    <w:rsid w:val="00A97629"/>
    <w:rsid w:val="00AA4533"/>
    <w:rsid w:val="00AB7155"/>
    <w:rsid w:val="00B0799C"/>
    <w:rsid w:val="00B37C0E"/>
    <w:rsid w:val="00B4312A"/>
    <w:rsid w:val="00B54DD4"/>
    <w:rsid w:val="00B739B4"/>
    <w:rsid w:val="00B80906"/>
    <w:rsid w:val="00BF081A"/>
    <w:rsid w:val="00BF36CC"/>
    <w:rsid w:val="00C51884"/>
    <w:rsid w:val="00C73C17"/>
    <w:rsid w:val="00C83EC8"/>
    <w:rsid w:val="00C90905"/>
    <w:rsid w:val="00CC6245"/>
    <w:rsid w:val="00CE00EA"/>
    <w:rsid w:val="00CF1A2D"/>
    <w:rsid w:val="00D021EF"/>
    <w:rsid w:val="00D1725E"/>
    <w:rsid w:val="00D50C95"/>
    <w:rsid w:val="00D83D0F"/>
    <w:rsid w:val="00DD6A64"/>
    <w:rsid w:val="00DE1B75"/>
    <w:rsid w:val="00E00611"/>
    <w:rsid w:val="00E14CAF"/>
    <w:rsid w:val="00E15725"/>
    <w:rsid w:val="00E3254E"/>
    <w:rsid w:val="00E63922"/>
    <w:rsid w:val="00E70AEA"/>
    <w:rsid w:val="00E746DF"/>
    <w:rsid w:val="00EA3F2B"/>
    <w:rsid w:val="00ED4207"/>
    <w:rsid w:val="00EE670E"/>
    <w:rsid w:val="00F352EB"/>
    <w:rsid w:val="00F40A50"/>
    <w:rsid w:val="00F67AE3"/>
    <w:rsid w:val="00F80E09"/>
    <w:rsid w:val="00FE23E9"/>
    <w:rsid w:val="3F0FF29D"/>
    <w:rsid w:val="753CB4BE"/>
    <w:rsid w:val="7EE7E16A"/>
    <w:rsid w:val="EEFEA41B"/>
    <w:rsid w:val="EFFFC6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unhideWhenUsed="0" w:uiPriority="0" w:semiHidden="0" w:name="header"/>
    <w:lsdException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semiHidden="0"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semiHidden="0"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5"/>
    <w:qFormat/>
    <w:uiPriority w:val="0"/>
    <w:pPr>
      <w:keepNext/>
      <w:outlineLvl w:val="0"/>
    </w:pPr>
    <w:rPr>
      <w:b/>
      <w:bCs/>
      <w:sz w:val="24"/>
    </w:rPr>
  </w:style>
  <w:style w:type="character" w:default="1" w:styleId="10">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3">
    <w:name w:val="annotation text"/>
    <w:basedOn w:val="1"/>
    <w:link w:val="16"/>
    <w:unhideWhenUsed/>
    <w:uiPriority w:val="99"/>
    <w:pPr>
      <w:jc w:val="left"/>
    </w:pPr>
  </w:style>
  <w:style w:type="paragraph" w:styleId="4">
    <w:name w:val="Balloon Text"/>
    <w:basedOn w:val="1"/>
    <w:link w:val="17"/>
    <w:unhideWhenUsed/>
    <w:uiPriority w:val="99"/>
    <w:rPr>
      <w:sz w:val="18"/>
      <w:szCs w:val="18"/>
    </w:rPr>
  </w:style>
  <w:style w:type="paragraph" w:styleId="5">
    <w:name w:val="footer"/>
    <w:basedOn w:val="1"/>
    <w:link w:val="18"/>
    <w:uiPriority w:val="99"/>
    <w:pPr>
      <w:tabs>
        <w:tab w:val="center" w:pos="4153"/>
        <w:tab w:val="right" w:pos="8306"/>
      </w:tabs>
      <w:snapToGrid w:val="0"/>
      <w:jc w:val="left"/>
    </w:pPr>
    <w:rPr>
      <w:sz w:val="18"/>
      <w:szCs w:val="18"/>
    </w:rPr>
  </w:style>
  <w:style w:type="paragraph" w:styleId="6">
    <w:name w:val="header"/>
    <w:basedOn w:val="1"/>
    <w:link w:val="19"/>
    <w:uiPriority w:val="0"/>
    <w:pPr>
      <w:pBdr>
        <w:bottom w:val="single" w:color="auto" w:sz="6" w:space="1"/>
      </w:pBdr>
      <w:tabs>
        <w:tab w:val="center" w:pos="4153"/>
        <w:tab w:val="right" w:pos="8306"/>
      </w:tabs>
      <w:snapToGrid w:val="0"/>
      <w:jc w:val="center"/>
    </w:pPr>
    <w:rPr>
      <w:sz w:val="18"/>
      <w:szCs w:val="18"/>
    </w:rPr>
  </w:style>
  <w:style w:type="paragraph" w:styleId="7">
    <w:name w:val="annotation subject"/>
    <w:basedOn w:val="3"/>
    <w:next w:val="3"/>
    <w:link w:val="20"/>
    <w:unhideWhenUsed/>
    <w:uiPriority w:val="99"/>
    <w:rPr>
      <w:b/>
      <w:bCs/>
    </w:rPr>
  </w:style>
  <w:style w:type="table" w:styleId="9">
    <w:name w:val="Table Grid"/>
    <w:basedOn w:val="8"/>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page number"/>
    <w:basedOn w:val="10"/>
    <w:uiPriority w:val="0"/>
  </w:style>
  <w:style w:type="character" w:styleId="12">
    <w:name w:val="FollowedHyperlink"/>
    <w:basedOn w:val="10"/>
    <w:unhideWhenUsed/>
    <w:uiPriority w:val="99"/>
    <w:rPr>
      <w:color w:val="954F72"/>
      <w:u w:val="single"/>
    </w:rPr>
  </w:style>
  <w:style w:type="character" w:styleId="13">
    <w:name w:val="Hyperlink"/>
    <w:basedOn w:val="10"/>
    <w:unhideWhenUsed/>
    <w:uiPriority w:val="99"/>
    <w:rPr>
      <w:color w:val="0563C1"/>
      <w:u w:val="single"/>
    </w:rPr>
  </w:style>
  <w:style w:type="character" w:styleId="14">
    <w:name w:val="annotation reference"/>
    <w:basedOn w:val="10"/>
    <w:unhideWhenUsed/>
    <w:uiPriority w:val="99"/>
    <w:rPr>
      <w:sz w:val="21"/>
      <w:szCs w:val="21"/>
    </w:rPr>
  </w:style>
  <w:style w:type="character" w:customStyle="1" w:styleId="15">
    <w:name w:val="标题 1 字符"/>
    <w:basedOn w:val="10"/>
    <w:link w:val="2"/>
    <w:uiPriority w:val="0"/>
    <w:rPr>
      <w:rFonts w:ascii="Times New Roman" w:hAnsi="Times New Roman" w:eastAsia="宋体" w:cs="Times New Roman"/>
      <w:b/>
      <w:bCs/>
      <w:sz w:val="24"/>
      <w:szCs w:val="24"/>
    </w:rPr>
  </w:style>
  <w:style w:type="character" w:customStyle="1" w:styleId="16">
    <w:name w:val="批注文字 字符"/>
    <w:basedOn w:val="10"/>
    <w:link w:val="3"/>
    <w:semiHidden/>
    <w:uiPriority w:val="99"/>
    <w:rPr>
      <w:rFonts w:ascii="Times New Roman" w:hAnsi="Times New Roman" w:eastAsia="宋体" w:cs="Times New Roman"/>
      <w:szCs w:val="24"/>
    </w:rPr>
  </w:style>
  <w:style w:type="character" w:customStyle="1" w:styleId="17">
    <w:name w:val="批注框文本 字符"/>
    <w:basedOn w:val="10"/>
    <w:link w:val="4"/>
    <w:semiHidden/>
    <w:uiPriority w:val="99"/>
    <w:rPr>
      <w:rFonts w:ascii="Times New Roman" w:hAnsi="Times New Roman" w:eastAsia="宋体" w:cs="Times New Roman"/>
      <w:sz w:val="18"/>
      <w:szCs w:val="18"/>
    </w:rPr>
  </w:style>
  <w:style w:type="character" w:customStyle="1" w:styleId="18">
    <w:name w:val="页脚 字符"/>
    <w:basedOn w:val="10"/>
    <w:link w:val="5"/>
    <w:uiPriority w:val="99"/>
    <w:rPr>
      <w:rFonts w:ascii="Times New Roman" w:hAnsi="Times New Roman" w:eastAsia="宋体" w:cs="Times New Roman"/>
      <w:sz w:val="18"/>
      <w:szCs w:val="18"/>
    </w:rPr>
  </w:style>
  <w:style w:type="character" w:customStyle="1" w:styleId="19">
    <w:name w:val="页眉 字符"/>
    <w:basedOn w:val="10"/>
    <w:link w:val="6"/>
    <w:qFormat/>
    <w:uiPriority w:val="0"/>
    <w:rPr>
      <w:rFonts w:ascii="Times New Roman" w:hAnsi="Times New Roman" w:eastAsia="宋体" w:cs="Times New Roman"/>
      <w:sz w:val="18"/>
      <w:szCs w:val="18"/>
    </w:rPr>
  </w:style>
  <w:style w:type="character" w:customStyle="1" w:styleId="20">
    <w:name w:val="批注主题 字符"/>
    <w:basedOn w:val="16"/>
    <w:link w:val="7"/>
    <w:semiHidden/>
    <w:uiPriority w:val="99"/>
    <w:rPr>
      <w:rFonts w:ascii="Times New Roman" w:hAnsi="Times New Roman" w:eastAsia="宋体" w:cs="Times New Roman"/>
      <w:b/>
      <w:bCs/>
      <w:szCs w:val="24"/>
    </w:rPr>
  </w:style>
  <w:style w:type="paragraph" w:styleId="21">
    <w:name w:val="List Paragraph"/>
    <w:basedOn w:val="1"/>
    <w:qFormat/>
    <w:uiPriority w:val="34"/>
    <w:pPr>
      <w:ind w:firstLine="420" w:firstLineChars="200"/>
    </w:pPr>
  </w:style>
  <w:style w:type="character" w:customStyle="1" w:styleId="22">
    <w:name w:val="未处理的提及1"/>
    <w:basedOn w:val="10"/>
    <w:unhideWhenUsed/>
    <w:uiPriority w:val="99"/>
    <w:rPr>
      <w:color w:val="605E5C"/>
      <w:shd w:val="clear" w:color="auto" w:fill="E1DFDD"/>
    </w:rPr>
  </w:style>
  <w:style w:type="paragraph" w:customStyle="1" w:styleId="23">
    <w:name w:val="修订1"/>
    <w:semiHidden/>
    <w:uiPriority w:val="99"/>
    <w:rPr>
      <w:rFonts w:ascii="Times New Roman" w:hAnsi="Times New Roman" w:eastAsia="宋体" w:cs="Times New Roman"/>
      <w:kern w:val="2"/>
      <w:sz w:val="21"/>
      <w:szCs w:val="24"/>
      <w:lang w:val="en-US" w:eastAsia="zh-CN" w:bidi="ar-SA"/>
    </w:rPr>
  </w:style>
  <w:style w:type="paragraph" w:customStyle="1" w:styleId="24">
    <w:name w:val="Revision"/>
    <w:hidden/>
    <w:unhideWhenUsed/>
    <w:uiPriority w:val="99"/>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6" Type="http://schemas.microsoft.com/office/2011/relationships/people" Target="people.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4342</Words>
  <Characters>5645</Characters>
  <Lines>268</Lines>
  <Paragraphs>249</Paragraphs>
  <TotalTime>1871</TotalTime>
  <ScaleCrop>false</ScaleCrop>
  <LinksUpToDate>false</LinksUpToDate>
  <CharactersWithSpaces>9738</CharactersWithSpaces>
  <Application>WPS Office_12.1.21861.21861_F1E327BC-269C-435d-A152-05C5408002CA</Application>
  <DocSecurity>1</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2024-04-02T06:23:00Z</dcterms:created>
  <dc:creator>刘子君</dc:creator>
  <cp:lastModifiedBy>嘿   抬頭</cp:lastModifiedBy>
  <dcterms:modified xsi:type="dcterms:W3CDTF">2026-08-07T20:16:57Z</dcterms:modified>
  <cp:revision>24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2052-12.1.21861.21861</vt:lpwstr>
  </property>
  <property fmtid="{D5CDD505-2E9C-101B-9397-08002B2CF9AE}" pid="3" name="ICV">
    <vt:lpwstr>551A3E7487F0571EB9CC756A7B664E96_43</vt:lpwstr>
  </property>
</Properties>
</file>