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9"/>
        <w:gridCol w:w="1442"/>
        <w:gridCol w:w="5587"/>
      </w:tblGrid>
      <w:tr w:rsidR="005E55A8" w14:paraId="1D3BFB84"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shd w:val="clear" w:color="auto" w:fill="D0CECE"/>
          </w:tcPr>
          <w:p w14:paraId="74B34A7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t>填写前阅读</w:t>
            </w:r>
          </w:p>
        </w:tc>
      </w:tr>
      <w:tr w:rsidR="005E55A8" w14:paraId="78B87B57" w14:textId="77777777">
        <w:trPr>
          <w:trHeight w:val="516"/>
          <w:jc w:val="center"/>
        </w:trPr>
        <w:tc>
          <w:tcPr>
            <w:tcW w:w="5000" w:type="pct"/>
            <w:gridSpan w:val="3"/>
            <w:tcBorders>
              <w:top w:val="single" w:sz="12" w:space="0" w:color="auto"/>
              <w:left w:val="single" w:sz="12" w:space="0" w:color="auto"/>
              <w:bottom w:val="single" w:sz="12" w:space="0" w:color="auto"/>
              <w:right w:val="single" w:sz="12" w:space="0" w:color="auto"/>
            </w:tcBorders>
          </w:tcPr>
          <w:p w14:paraId="212CB36C"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交底书内灰色示例可删除，请将填写好的技术交底书提交至大为专利管理系统，网址http://10.26.24.36-80.zt.ke.com。 若无专利管理系统账号，请联系专利工程师刘子君（2</w:t>
            </w:r>
            <w:r>
              <w:rPr>
                <w:rFonts w:ascii="微软雅黑 Light" w:eastAsia="微软雅黑 Light" w:hAnsi="微软雅黑 Light" w:cs="微软雅黑"/>
                <w:color w:val="000000"/>
                <w:sz w:val="24"/>
              </w:rPr>
              <w:t>6792631</w:t>
            </w:r>
            <w:r>
              <w:rPr>
                <w:rFonts w:ascii="微软雅黑 Light" w:eastAsia="微软雅黑 Light" w:hAnsi="微软雅黑 Light" w:cs="微软雅黑" w:hint="eastAsia"/>
                <w:color w:val="000000"/>
                <w:sz w:val="24"/>
              </w:rPr>
              <w:t>）开通。</w:t>
            </w:r>
          </w:p>
          <w:p w14:paraId="4AEC001D"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b/>
                <w:bCs/>
                <w:color w:val="FF0000"/>
                <w:sz w:val="24"/>
                <w:highlight w:val="yellow"/>
                <w:u w:val="single"/>
              </w:rPr>
            </w:pPr>
            <w:r>
              <w:rPr>
                <w:rFonts w:ascii="微软雅黑 Light" w:eastAsia="微软雅黑 Light" w:hAnsi="微软雅黑 Light" w:cs="微软雅黑" w:hint="eastAsia"/>
                <w:b/>
                <w:bCs/>
                <w:color w:val="FF0000"/>
                <w:sz w:val="24"/>
                <w:highlight w:val="yellow"/>
                <w:u w:val="single"/>
              </w:rPr>
              <w:t>若方案已被披露或于未来6</w:t>
            </w:r>
            <w:r>
              <w:rPr>
                <w:rFonts w:ascii="微软雅黑 Light" w:eastAsia="微软雅黑 Light" w:hAnsi="微软雅黑 Light" w:cs="微软雅黑"/>
                <w:b/>
                <w:bCs/>
                <w:color w:val="FF0000"/>
                <w:sz w:val="24"/>
                <w:highlight w:val="yellow"/>
                <w:u w:val="single"/>
              </w:rPr>
              <w:t>0</w:t>
            </w:r>
            <w:r>
              <w:rPr>
                <w:rFonts w:ascii="微软雅黑 Light" w:eastAsia="微软雅黑 Light" w:hAnsi="微软雅黑 Light" w:cs="微软雅黑" w:hint="eastAsia"/>
                <w:b/>
                <w:bCs/>
                <w:color w:val="FF0000"/>
                <w:sz w:val="24"/>
                <w:highlight w:val="yellow"/>
                <w:u w:val="single"/>
              </w:rPr>
              <w:t>天内将被披露给销售商、供应商或消费者，请尽快通知专利工程师处理。若方案为前端用户可见方案，请尽快通知专利工程师加急处理。</w:t>
            </w:r>
          </w:p>
          <w:p w14:paraId="5ACD361F"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如发现近似专利、论文文献请提供。</w:t>
            </w:r>
          </w:p>
          <w:p w14:paraId="0DA21815"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如有能够</w:t>
            </w:r>
            <w:proofErr w:type="gramStart"/>
            <w:r>
              <w:rPr>
                <w:rFonts w:ascii="微软雅黑 Light" w:eastAsia="微软雅黑 Light" w:hAnsi="微软雅黑 Light" w:cs="微软雅黑" w:hint="eastAsia"/>
                <w:color w:val="000000"/>
                <w:sz w:val="24"/>
              </w:rPr>
              <w:t>帮助部</w:t>
            </w:r>
            <w:proofErr w:type="gramEnd"/>
            <w:r>
              <w:rPr>
                <w:rFonts w:ascii="微软雅黑 Light" w:eastAsia="微软雅黑 Light" w:hAnsi="微软雅黑 Light" w:cs="微软雅黑" w:hint="eastAsia"/>
                <w:color w:val="000000"/>
                <w:sz w:val="24"/>
              </w:rPr>
              <w:t>相关人员理解本发明的其他技术参考文献请提供，</w:t>
            </w:r>
            <w:r>
              <w:rPr>
                <w:rFonts w:ascii="微软雅黑 Light" w:eastAsia="微软雅黑 Light" w:hAnsi="微软雅黑 Light" w:cs="微软雅黑" w:hint="eastAsia"/>
                <w:bCs/>
                <w:color w:val="000000"/>
                <w:sz w:val="24"/>
              </w:rPr>
              <w:t>wiki链接也可以。</w:t>
            </w:r>
          </w:p>
          <w:p w14:paraId="1E82A8C9" w14:textId="77777777" w:rsidR="005E55A8" w:rsidRDefault="00000000">
            <w:pPr>
              <w:pStyle w:val="af2"/>
              <w:numPr>
                <w:ilvl w:val="0"/>
                <w:numId w:val="1"/>
              </w:numPr>
              <w:spacing w:line="0" w:lineRule="atLeast"/>
              <w:ind w:firstLineChars="0"/>
              <w:rPr>
                <w:rFonts w:ascii="微软雅黑 Light" w:eastAsia="微软雅黑 Light" w:hAnsi="微软雅黑 Light" w:hint="eastAsia"/>
                <w:bCs/>
                <w:color w:val="000000"/>
                <w:sz w:val="24"/>
              </w:rPr>
            </w:pPr>
            <w:r>
              <w:rPr>
                <w:rFonts w:ascii="微软雅黑 Light" w:eastAsia="微软雅黑 Light" w:hAnsi="微软雅黑 Light" w:cs="微软雅黑" w:hint="eastAsia"/>
                <w:bCs/>
                <w:color w:val="000000"/>
                <w:sz w:val="24"/>
              </w:rPr>
              <w:t>如您在提交交底书前已经和专利工程师沟通</w:t>
            </w:r>
            <w:proofErr w:type="gramStart"/>
            <w:r>
              <w:rPr>
                <w:rFonts w:ascii="微软雅黑 Light" w:eastAsia="微软雅黑 Light" w:hAnsi="微软雅黑 Light" w:cs="微软雅黑" w:hint="eastAsia"/>
                <w:bCs/>
                <w:color w:val="000000"/>
                <w:sz w:val="24"/>
              </w:rPr>
              <w:t>过方案</w:t>
            </w:r>
            <w:proofErr w:type="gramEnd"/>
            <w:r>
              <w:rPr>
                <w:rFonts w:ascii="微软雅黑 Light" w:eastAsia="微软雅黑 Light" w:hAnsi="微软雅黑 Light" w:cs="微软雅黑" w:hint="eastAsia"/>
                <w:bCs/>
                <w:color w:val="000000"/>
                <w:sz w:val="24"/>
              </w:rPr>
              <w:t>且通过，请在专利系统的提案名称前加上【已沟通】</w:t>
            </w:r>
          </w:p>
          <w:p w14:paraId="1591E19E" w14:textId="77777777" w:rsidR="005E55A8" w:rsidRDefault="00000000">
            <w:pPr>
              <w:pStyle w:val="af2"/>
              <w:numPr>
                <w:ilvl w:val="0"/>
                <w:numId w:val="1"/>
              </w:numPr>
              <w:spacing w:line="0" w:lineRule="atLeast"/>
              <w:ind w:firstLineChars="0"/>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所有提交的交底书默认为职务发明，您的交底书提交之后，将等待专利工程师的审核，审核周期在15个工作日。</w:t>
            </w:r>
          </w:p>
          <w:p w14:paraId="18891F86" w14:textId="77777777" w:rsidR="005E55A8" w:rsidRDefault="00000000">
            <w:pPr>
              <w:pStyle w:val="af2"/>
              <w:numPr>
                <w:ilvl w:val="0"/>
                <w:numId w:val="1"/>
              </w:numPr>
              <w:spacing w:line="0" w:lineRule="atLeast"/>
              <w:ind w:firstLineChars="0"/>
              <w:jc w:val="left"/>
              <w:rPr>
                <w:rFonts w:ascii="微软雅黑 Light" w:eastAsia="微软雅黑 Light" w:hAnsi="微软雅黑 Light" w:cs="微软雅黑" w:hint="eastAsia"/>
                <w:color w:val="000000"/>
                <w:sz w:val="24"/>
              </w:rPr>
            </w:pPr>
            <w:r>
              <w:rPr>
                <w:rFonts w:ascii="微软雅黑 Light" w:eastAsia="微软雅黑 Light" w:hAnsi="微软雅黑 Light" w:cs="微软雅黑" w:hint="eastAsia"/>
                <w:color w:val="000000"/>
                <w:sz w:val="24"/>
              </w:rPr>
              <w:t>关于专利审核流程等专利相关问题，可以查看Q</w:t>
            </w:r>
            <w:r>
              <w:rPr>
                <w:rFonts w:ascii="微软雅黑 Light" w:eastAsia="微软雅黑 Light" w:hAnsi="微软雅黑 Light" w:cs="微软雅黑"/>
                <w:color w:val="000000"/>
                <w:sz w:val="24"/>
              </w:rPr>
              <w:t>&amp;A</w:t>
            </w:r>
            <w:r>
              <w:rPr>
                <w:rFonts w:ascii="微软雅黑 Light" w:eastAsia="微软雅黑 Light" w:hAnsi="微软雅黑 Light" w:cs="微软雅黑" w:hint="eastAsia"/>
                <w:color w:val="000000"/>
                <w:sz w:val="24"/>
              </w:rPr>
              <w:t>：</w:t>
            </w:r>
            <w:r>
              <w:fldChar w:fldCharType="begin"/>
            </w:r>
            <w:r>
              <w:instrText xml:space="preserve"> HYPERLINK "https://doc.weixin.qq.com/doc/w3_AJsAcAbaAD0vPTwq1B5SPWZ5YWZ1M?scode=AJMA1Qc4AAwnEVt54UAJoAugb2AEs" </w:instrText>
            </w:r>
            <w:r>
              <w:fldChar w:fldCharType="separate"/>
            </w:r>
            <w:r>
              <w:rPr>
                <w:rStyle w:val="af0"/>
                <w:rFonts w:ascii="微软雅黑 Light" w:eastAsia="微软雅黑 Light" w:hAnsi="微软雅黑 Light" w:cs="微软雅黑"/>
                <w:sz w:val="24"/>
              </w:rPr>
              <w:t>https://doc.weixin.qq.com/doc/w3_AJsAcAbaAD0vPTwq1B5SPWZ5YWZ1M?scode=AJMA1Qc4AAwnEVt54UAJoAugb2AEs</w:t>
            </w:r>
            <w:r>
              <w:rPr>
                <w:rStyle w:val="af0"/>
                <w:rFonts w:ascii="微软雅黑 Light" w:eastAsia="微软雅黑 Light" w:hAnsi="微软雅黑 Light" w:cs="微软雅黑"/>
                <w:sz w:val="24"/>
              </w:rPr>
              <w:fldChar w:fldCharType="end"/>
            </w:r>
            <w:r>
              <w:rPr>
                <w:rFonts w:ascii="微软雅黑 Light" w:eastAsia="微软雅黑 Light" w:hAnsi="微软雅黑 Light" w:cs="微软雅黑" w:hint="eastAsia"/>
                <w:color w:val="000000"/>
                <w:sz w:val="24"/>
              </w:rPr>
              <w:t>，或使用Be</w:t>
            </w:r>
            <w:r>
              <w:rPr>
                <w:rFonts w:ascii="微软雅黑 Light" w:eastAsia="微软雅黑 Light" w:hAnsi="微软雅黑 Light" w:cs="微软雅黑"/>
                <w:color w:val="000000"/>
                <w:sz w:val="24"/>
              </w:rPr>
              <w:t>lla</w:t>
            </w:r>
            <w:r>
              <w:rPr>
                <w:rFonts w:ascii="微软雅黑 Light" w:eastAsia="微软雅黑 Light" w:hAnsi="微软雅黑 Light" w:cs="微软雅黑" w:hint="eastAsia"/>
                <w:color w:val="000000"/>
                <w:sz w:val="24"/>
              </w:rPr>
              <w:t>专利机器人：</w:t>
            </w:r>
            <w:r>
              <w:fldChar w:fldCharType="begin"/>
            </w:r>
            <w:r>
              <w:instrText xml:space="preserve"> HYPERLINK "https://bella.ke.com/" \l "/newChat/16401298116608" </w:instrText>
            </w:r>
            <w:r>
              <w:fldChar w:fldCharType="separate"/>
            </w:r>
            <w:r>
              <w:rPr>
                <w:rStyle w:val="af0"/>
                <w:rFonts w:ascii="微软雅黑 Light" w:eastAsia="微软雅黑 Light" w:hAnsi="微软雅黑 Light" w:cs="微软雅黑"/>
                <w:sz w:val="24"/>
              </w:rPr>
              <w:t>https://bella.ke.com/#/newChat/16401298116608</w:t>
            </w:r>
            <w:r>
              <w:rPr>
                <w:rStyle w:val="af0"/>
                <w:rFonts w:ascii="微软雅黑 Light" w:eastAsia="微软雅黑 Light" w:hAnsi="微软雅黑 Light" w:cs="微软雅黑"/>
                <w:sz w:val="24"/>
              </w:rPr>
              <w:fldChar w:fldCharType="end"/>
            </w:r>
          </w:p>
          <w:p w14:paraId="5F8B2933" w14:textId="77777777" w:rsidR="005E55A8" w:rsidRDefault="005E55A8">
            <w:pPr>
              <w:spacing w:line="0" w:lineRule="atLeast"/>
              <w:rPr>
                <w:rFonts w:ascii="微软雅黑 Light" w:eastAsia="微软雅黑 Light" w:hAnsi="微软雅黑 Light" w:cs="Arial" w:hint="eastAsia"/>
                <w:szCs w:val="28"/>
              </w:rPr>
            </w:pPr>
          </w:p>
        </w:tc>
      </w:tr>
      <w:tr w:rsidR="005E55A8" w14:paraId="111D54D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shd w:val="clear" w:color="auto" w:fill="CFCECE"/>
            <w:vAlign w:val="center"/>
          </w:tcPr>
          <w:p w14:paraId="5860B56F"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基本信息</w:t>
            </w:r>
          </w:p>
        </w:tc>
      </w:tr>
      <w:tr w:rsidR="005E55A8" w14:paraId="6F324A4C" w14:textId="77777777">
        <w:trPr>
          <w:trHeight w:val="681"/>
          <w:jc w:val="center"/>
        </w:trPr>
        <w:tc>
          <w:tcPr>
            <w:tcW w:w="5000" w:type="pct"/>
            <w:gridSpan w:val="3"/>
            <w:tcBorders>
              <w:top w:val="single" w:sz="12" w:space="0" w:color="auto"/>
              <w:left w:val="single" w:sz="12" w:space="0" w:color="auto"/>
              <w:bottom w:val="single" w:sz="12" w:space="0" w:color="auto"/>
              <w:right w:val="single" w:sz="12" w:space="0" w:color="auto"/>
            </w:tcBorders>
            <w:vAlign w:val="center"/>
          </w:tcPr>
          <w:p w14:paraId="2D4C9D10" w14:textId="77777777" w:rsidR="005E55A8" w:rsidRDefault="00000000">
            <w:pPr>
              <w:numPr>
                <w:ilvl w:val="0"/>
                <w:numId w:val="2"/>
              </w:numPr>
              <w:rPr>
                <w:rFonts w:ascii="微软雅黑 Light" w:eastAsia="微软雅黑 Light" w:hAnsi="微软雅黑 Light" w:cs="Arial" w:hint="eastAsia"/>
                <w:b/>
                <w:sz w:val="24"/>
              </w:rPr>
            </w:pPr>
            <w:r>
              <w:rPr>
                <w:rFonts w:ascii="微软雅黑 Light" w:eastAsia="微软雅黑 Light" w:hAnsi="微软雅黑 Light" w:cs="Arial" w:hint="eastAsia"/>
                <w:b/>
                <w:sz w:val="24"/>
              </w:rPr>
              <w:t>方案名称</w:t>
            </w:r>
          </w:p>
        </w:tc>
      </w:tr>
      <w:tr w:rsidR="005E55A8" w14:paraId="4C9BA428" w14:textId="77777777">
        <w:trPr>
          <w:trHeight w:val="516"/>
          <w:jc w:val="center"/>
        </w:trPr>
        <w:tc>
          <w:tcPr>
            <w:tcW w:w="5000" w:type="pct"/>
            <w:gridSpan w:val="3"/>
            <w:tcBorders>
              <w:top w:val="single" w:sz="12" w:space="0" w:color="auto"/>
              <w:left w:val="single" w:sz="12" w:space="0" w:color="auto"/>
              <w:bottom w:val="single" w:sz="18" w:space="0" w:color="auto"/>
              <w:right w:val="single" w:sz="12" w:space="0" w:color="auto"/>
            </w:tcBorders>
            <w:vAlign w:val="center"/>
          </w:tcPr>
          <w:tbl>
            <w:tblPr>
              <w:tblW w:w="0" w:type="auto"/>
              <w:tblCellSpacing w:w="0" w:type="dxa"/>
              <w:tblCellMar>
                <w:left w:w="0" w:type="dxa"/>
                <w:right w:w="0" w:type="dxa"/>
              </w:tblCellMar>
              <w:tblLook w:val="04A0" w:firstRow="1" w:lastRow="0" w:firstColumn="1" w:lastColumn="0" w:noHBand="0" w:noVBand="1"/>
            </w:tblPr>
            <w:tblGrid>
              <w:gridCol w:w="6"/>
              <w:gridCol w:w="6"/>
              <w:gridCol w:w="6720"/>
            </w:tblGrid>
            <w:tr w:rsidR="005E55A8" w14:paraId="45D23207" w14:textId="77777777">
              <w:trPr>
                <w:tblCellSpacing w:w="0" w:type="dxa"/>
              </w:trPr>
              <w:tc>
                <w:tcPr>
                  <w:tcW w:w="0" w:type="auto"/>
                </w:tcPr>
                <w:p w14:paraId="77593D7E" w14:textId="77777777" w:rsidR="005E55A8" w:rsidRDefault="005E55A8">
                  <w:pPr>
                    <w:pStyle w:val="p1"/>
                    <w:widowControl/>
                  </w:pPr>
                </w:p>
              </w:tc>
              <w:tc>
                <w:tcPr>
                  <w:tcW w:w="0" w:type="auto"/>
                </w:tcPr>
                <w:p w14:paraId="3598FC97" w14:textId="77777777" w:rsidR="005E55A8" w:rsidRDefault="005E55A8">
                  <w:pPr>
                    <w:pStyle w:val="p1"/>
                    <w:widowControl/>
                  </w:pPr>
                </w:p>
              </w:tc>
              <w:tc>
                <w:tcPr>
                  <w:tcW w:w="0" w:type="auto"/>
                </w:tcPr>
                <w:p w14:paraId="491F0366" w14:textId="77777777" w:rsidR="005E55A8" w:rsidRDefault="00000000">
                  <w:pPr>
                    <w:pStyle w:val="p2"/>
                    <w:widowControl/>
                  </w:pPr>
                  <w:r>
                    <w:t>一种面向虚实互通场景的多源信号融合定位与空间语义对齐方法</w:t>
                  </w:r>
                </w:p>
              </w:tc>
            </w:tr>
          </w:tbl>
          <w:p w14:paraId="2BD60572" w14:textId="77777777" w:rsidR="005E55A8" w:rsidRDefault="005E55A8">
            <w:pPr>
              <w:ind w:left="360"/>
              <w:rPr>
                <w:rFonts w:ascii="微软雅黑 Light" w:eastAsia="微软雅黑 Light" w:hAnsi="微软雅黑 Light" w:cs="Arial" w:hint="eastAsia"/>
                <w:b/>
                <w:sz w:val="24"/>
              </w:rPr>
            </w:pPr>
          </w:p>
        </w:tc>
      </w:tr>
      <w:tr w:rsidR="005E55A8" w14:paraId="60DAEF64" w14:textId="77777777">
        <w:trPr>
          <w:trHeight w:val="595"/>
          <w:jc w:val="center"/>
        </w:trPr>
        <w:tc>
          <w:tcPr>
            <w:tcW w:w="1569" w:type="pct"/>
            <w:vMerge w:val="restart"/>
            <w:tcBorders>
              <w:top w:val="single" w:sz="18" w:space="0" w:color="auto"/>
              <w:left w:val="single" w:sz="18" w:space="0" w:color="auto"/>
              <w:bottom w:val="single" w:sz="4" w:space="0" w:color="auto"/>
              <w:right w:val="single" w:sz="4" w:space="0" w:color="auto"/>
            </w:tcBorders>
            <w:vAlign w:val="center"/>
          </w:tcPr>
          <w:p w14:paraId="09F55FC9"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bCs/>
                <w:sz w:val="22"/>
                <w:szCs w:val="22"/>
              </w:rPr>
            </w:pPr>
            <w:r>
              <w:rPr>
                <w:rFonts w:ascii="微软雅黑 Light" w:eastAsia="微软雅黑 Light" w:hAnsi="微软雅黑 Light" w:cs="Arial" w:hint="eastAsia"/>
                <w:b/>
                <w:sz w:val="24"/>
                <w:lang w:eastAsia="zh-TW"/>
              </w:rPr>
              <w:t>负责沟通技术方案的发明人</w:t>
            </w:r>
          </w:p>
        </w:tc>
        <w:tc>
          <w:tcPr>
            <w:tcW w:w="688" w:type="pct"/>
            <w:tcBorders>
              <w:top w:val="single" w:sz="18" w:space="0" w:color="auto"/>
              <w:left w:val="single" w:sz="4" w:space="0" w:color="auto"/>
              <w:bottom w:val="single" w:sz="4" w:space="0" w:color="auto"/>
              <w:right w:val="single" w:sz="4" w:space="0" w:color="auto"/>
            </w:tcBorders>
            <w:vAlign w:val="center"/>
          </w:tcPr>
          <w:p w14:paraId="25685FEA" w14:textId="77777777" w:rsidR="005E55A8" w:rsidRDefault="00000000">
            <w:pPr>
              <w:spacing w:line="0" w:lineRule="atLeast"/>
              <w:rPr>
                <w:rFonts w:ascii="微软雅黑 Light" w:eastAsia="微软雅黑 Light" w:hAnsi="微软雅黑 Light" w:cs="Arial" w:hint="eastAsia"/>
                <w:sz w:val="22"/>
                <w:szCs w:val="22"/>
              </w:rPr>
            </w:pPr>
            <w:r>
              <w:rPr>
                <w:rFonts w:ascii="微软雅黑 Light" w:eastAsia="微软雅黑 Light" w:hAnsi="微软雅黑 Light" w:cs="Arial" w:hint="eastAsia"/>
                <w:sz w:val="22"/>
                <w:szCs w:val="22"/>
              </w:rPr>
              <w:t>姓名</w:t>
            </w:r>
          </w:p>
        </w:tc>
        <w:tc>
          <w:tcPr>
            <w:tcW w:w="2743" w:type="pct"/>
            <w:tcBorders>
              <w:top w:val="single" w:sz="18" w:space="0" w:color="auto"/>
              <w:left w:val="single" w:sz="4" w:space="0" w:color="auto"/>
              <w:bottom w:val="single" w:sz="4" w:space="0" w:color="auto"/>
              <w:right w:val="single" w:sz="18" w:space="0" w:color="auto"/>
            </w:tcBorders>
            <w:vAlign w:val="center"/>
          </w:tcPr>
          <w:p w14:paraId="303448D5"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王鑫、刘怀洋</w:t>
            </w:r>
          </w:p>
        </w:tc>
      </w:tr>
      <w:tr w:rsidR="005E55A8" w14:paraId="0BB9E71F" w14:textId="77777777">
        <w:trPr>
          <w:trHeight w:val="552"/>
          <w:jc w:val="center"/>
        </w:trPr>
        <w:tc>
          <w:tcPr>
            <w:tcW w:w="1569" w:type="pct"/>
            <w:vMerge/>
            <w:tcBorders>
              <w:top w:val="single" w:sz="4" w:space="0" w:color="auto"/>
              <w:left w:val="single" w:sz="18" w:space="0" w:color="auto"/>
              <w:bottom w:val="single" w:sz="4" w:space="0" w:color="auto"/>
              <w:right w:val="single" w:sz="4" w:space="0" w:color="auto"/>
            </w:tcBorders>
            <w:vAlign w:val="center"/>
          </w:tcPr>
          <w:p w14:paraId="4A1EAB44"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4" w:space="0" w:color="auto"/>
              <w:right w:val="single" w:sz="4" w:space="0" w:color="auto"/>
            </w:tcBorders>
            <w:vAlign w:val="center"/>
          </w:tcPr>
          <w:p w14:paraId="159D24AD"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电话</w:t>
            </w:r>
          </w:p>
        </w:tc>
        <w:tc>
          <w:tcPr>
            <w:tcW w:w="2743" w:type="pct"/>
            <w:tcBorders>
              <w:top w:val="single" w:sz="4" w:space="0" w:color="auto"/>
              <w:left w:val="single" w:sz="4" w:space="0" w:color="auto"/>
              <w:bottom w:val="single" w:sz="4" w:space="0" w:color="auto"/>
              <w:right w:val="single" w:sz="18" w:space="0" w:color="auto"/>
            </w:tcBorders>
            <w:vAlign w:val="center"/>
          </w:tcPr>
          <w:p w14:paraId="4894B393"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13121438066</w:t>
            </w:r>
          </w:p>
        </w:tc>
      </w:tr>
      <w:tr w:rsidR="005E55A8" w14:paraId="12E4FC86" w14:textId="77777777">
        <w:trPr>
          <w:trHeight w:val="575"/>
          <w:jc w:val="center"/>
        </w:trPr>
        <w:tc>
          <w:tcPr>
            <w:tcW w:w="1569" w:type="pct"/>
            <w:vMerge/>
            <w:tcBorders>
              <w:top w:val="single" w:sz="4" w:space="0" w:color="auto"/>
              <w:left w:val="single" w:sz="18" w:space="0" w:color="auto"/>
              <w:bottom w:val="single" w:sz="18" w:space="0" w:color="auto"/>
              <w:right w:val="single" w:sz="4" w:space="0" w:color="auto"/>
            </w:tcBorders>
            <w:vAlign w:val="center"/>
          </w:tcPr>
          <w:p w14:paraId="75E44622" w14:textId="77777777" w:rsidR="005E55A8" w:rsidRDefault="005E55A8">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p>
        </w:tc>
        <w:tc>
          <w:tcPr>
            <w:tcW w:w="688" w:type="pct"/>
            <w:tcBorders>
              <w:top w:val="single" w:sz="4" w:space="0" w:color="auto"/>
              <w:left w:val="single" w:sz="4" w:space="0" w:color="auto"/>
              <w:bottom w:val="single" w:sz="18" w:space="0" w:color="auto"/>
              <w:right w:val="single" w:sz="4" w:space="0" w:color="auto"/>
            </w:tcBorders>
            <w:vAlign w:val="center"/>
          </w:tcPr>
          <w:p w14:paraId="51637731" w14:textId="77777777" w:rsidR="005E55A8" w:rsidRDefault="00000000">
            <w:pPr>
              <w:spacing w:line="0" w:lineRule="atLeast"/>
              <w:rPr>
                <w:rFonts w:ascii="微软雅黑 Light" w:eastAsia="微软雅黑 Light" w:hAnsi="微软雅黑 Light" w:cs="Arial" w:hint="eastAsia"/>
                <w:sz w:val="22"/>
                <w:szCs w:val="22"/>
                <w:lang w:eastAsia="zh-TW"/>
              </w:rPr>
            </w:pPr>
            <w:r>
              <w:rPr>
                <w:rFonts w:ascii="微软雅黑 Light" w:eastAsia="微软雅黑 Light" w:hAnsi="微软雅黑 Light" w:cs="Arial" w:hint="eastAsia"/>
                <w:sz w:val="22"/>
                <w:szCs w:val="22"/>
                <w:lang w:eastAsia="zh-TW"/>
              </w:rPr>
              <w:t>邮箱</w:t>
            </w:r>
          </w:p>
        </w:tc>
        <w:tc>
          <w:tcPr>
            <w:tcW w:w="2743" w:type="pct"/>
            <w:tcBorders>
              <w:top w:val="single" w:sz="4" w:space="0" w:color="auto"/>
              <w:left w:val="single" w:sz="4" w:space="0" w:color="auto"/>
              <w:bottom w:val="single" w:sz="18" w:space="0" w:color="auto"/>
              <w:right w:val="single" w:sz="18" w:space="0" w:color="auto"/>
            </w:tcBorders>
            <w:vAlign w:val="center"/>
          </w:tcPr>
          <w:p w14:paraId="6FE081EB"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color w:val="000000"/>
                <w:sz w:val="22"/>
                <w:szCs w:val="22"/>
              </w:rPr>
              <w:t>w</w:t>
            </w:r>
            <w:r>
              <w:rPr>
                <w:rFonts w:ascii="微软雅黑 Light" w:eastAsia="微软雅黑 Light" w:hAnsi="微软雅黑 Light" w:hint="eastAsia"/>
                <w:color w:val="000000"/>
                <w:sz w:val="22"/>
                <w:szCs w:val="22"/>
              </w:rPr>
              <w:t>zw9803@163</w:t>
            </w:r>
            <w:r>
              <w:rPr>
                <w:rFonts w:ascii="微软雅黑 Light" w:eastAsia="微软雅黑 Light" w:hAnsi="微软雅黑 Light"/>
                <w:color w:val="000000"/>
                <w:sz w:val="22"/>
                <w:szCs w:val="22"/>
              </w:rPr>
              <w:t>.com</w:t>
            </w:r>
          </w:p>
        </w:tc>
      </w:tr>
      <w:tr w:rsidR="005E55A8" w14:paraId="3E4A3421" w14:textId="77777777">
        <w:trPr>
          <w:trHeight w:val="90"/>
          <w:jc w:val="center"/>
        </w:trPr>
        <w:tc>
          <w:tcPr>
            <w:tcW w:w="5000" w:type="pct"/>
            <w:gridSpan w:val="3"/>
            <w:tcBorders>
              <w:top w:val="single" w:sz="18" w:space="0" w:color="auto"/>
              <w:left w:val="single" w:sz="18" w:space="0" w:color="auto"/>
              <w:bottom w:val="nil"/>
              <w:right w:val="single" w:sz="18" w:space="0" w:color="auto"/>
            </w:tcBorders>
            <w:vAlign w:val="center"/>
          </w:tcPr>
          <w:p w14:paraId="75B866BC"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研发活动信息</w:t>
            </w:r>
          </w:p>
        </w:tc>
      </w:tr>
      <w:tr w:rsidR="005E55A8" w14:paraId="070A92A6" w14:textId="77777777">
        <w:trPr>
          <w:trHeight w:val="290"/>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3FBEBD51" w14:textId="77777777" w:rsidR="005E55A8" w:rsidRDefault="00000000">
            <w:pPr>
              <w:pStyle w:val="af2"/>
              <w:spacing w:line="0" w:lineRule="atLeast"/>
              <w:ind w:left="360" w:firstLineChars="0" w:firstLine="0"/>
              <w:rPr>
                <w:rFonts w:ascii="微软雅黑 Light" w:eastAsia="PMingLiU" w:hAnsi="微软雅黑 Light" w:hint="eastAsia"/>
                <w:bCs/>
                <w:sz w:val="22"/>
                <w:szCs w:val="22"/>
              </w:rPr>
            </w:pPr>
            <w:r>
              <w:rPr>
                <w:rFonts w:ascii="微软雅黑 Light" w:eastAsia="微软雅黑 Light" w:hAnsi="微软雅黑 Light" w:cs="Arial" w:hint="eastAsia"/>
                <w:bCs/>
                <w:sz w:val="22"/>
                <w:szCs w:val="22"/>
                <w:lang w:eastAsia="zh-TW"/>
              </w:rPr>
              <w:t>涉及的项目名称</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1371926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2803776E"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3BA8AF3D"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涉及的产品</w:t>
            </w:r>
            <w:r>
              <w:rPr>
                <w:rFonts w:ascii="微软雅黑 Light" w:eastAsia="微软雅黑 Light" w:hAnsi="微软雅黑 Light" w:cs="Arial" w:hint="eastAsia"/>
                <w:bCs/>
                <w:sz w:val="22"/>
                <w:szCs w:val="22"/>
              </w:rPr>
              <w:t>/功能</w:t>
            </w:r>
            <w:r>
              <w:rPr>
                <w:rFonts w:ascii="微软雅黑 Light" w:eastAsia="微软雅黑 Light" w:hAnsi="微软雅黑 Light" w:cs="Arial" w:hint="eastAsia"/>
                <w:bCs/>
                <w:sz w:val="22"/>
                <w:szCs w:val="22"/>
                <w:lang w:eastAsia="zh-TW"/>
              </w:rPr>
              <w:t>/</w:t>
            </w:r>
            <w:r>
              <w:rPr>
                <w:rFonts w:ascii="微软雅黑 Light" w:eastAsia="微软雅黑 Light" w:hAnsi="微软雅黑 Light" w:cs="Arial"/>
                <w:bCs/>
                <w:sz w:val="22"/>
                <w:szCs w:val="22"/>
                <w:lang w:eastAsia="zh-TW"/>
              </w:rPr>
              <w:t>APP/</w:t>
            </w:r>
            <w:r>
              <w:rPr>
                <w:rFonts w:ascii="微软雅黑 Light" w:eastAsia="微软雅黑 Light" w:hAnsi="微软雅黑 Light" w:cs="Arial" w:hint="eastAsia"/>
                <w:bCs/>
                <w:sz w:val="22"/>
                <w:szCs w:val="22"/>
                <w:lang w:eastAsia="zh-TW"/>
              </w:rPr>
              <w:t>系统名称</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51579532"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5757CC5C"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28098FC1"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r>
              <w:rPr>
                <w:rFonts w:ascii="微软雅黑 Light" w:eastAsia="微软雅黑 Light" w:hAnsi="微软雅黑 Light" w:cs="Arial" w:hint="eastAsia"/>
                <w:bCs/>
                <w:sz w:val="22"/>
                <w:szCs w:val="22"/>
                <w:lang w:eastAsia="zh-TW"/>
              </w:rPr>
              <w:t>交底书方案上线日期</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11DC9BF5"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774BE619" w14:textId="77777777">
        <w:trPr>
          <w:trHeight w:val="290"/>
          <w:jc w:val="center"/>
        </w:trPr>
        <w:tc>
          <w:tcPr>
            <w:tcW w:w="1569" w:type="pct"/>
            <w:tcBorders>
              <w:top w:val="single" w:sz="4" w:space="0" w:color="auto"/>
              <w:left w:val="single" w:sz="18" w:space="0" w:color="auto"/>
              <w:bottom w:val="single" w:sz="4" w:space="0" w:color="auto"/>
              <w:right w:val="single" w:sz="4" w:space="0" w:color="auto"/>
            </w:tcBorders>
            <w:vAlign w:val="center"/>
          </w:tcPr>
          <w:p w14:paraId="5E47D4C4" w14:textId="77777777" w:rsidR="005E55A8" w:rsidRDefault="00000000">
            <w:pPr>
              <w:pStyle w:val="af2"/>
              <w:spacing w:line="0" w:lineRule="atLeast"/>
              <w:ind w:left="360" w:firstLineChars="0" w:firstLine="0"/>
              <w:rPr>
                <w:rFonts w:ascii="微软雅黑 Light" w:eastAsia="微软雅黑 Light" w:hAnsi="微软雅黑 Light" w:cs="Arial" w:hint="eastAsia"/>
                <w:bCs/>
                <w:sz w:val="22"/>
                <w:szCs w:val="22"/>
                <w:lang w:eastAsia="zh-TW"/>
              </w:rPr>
            </w:pPr>
            <w:proofErr w:type="spellStart"/>
            <w:r>
              <w:rPr>
                <w:rFonts w:ascii="微软雅黑 Light" w:eastAsia="微软雅黑 Light" w:hAnsi="微软雅黑 Light" w:cs="Arial" w:hint="eastAsia"/>
                <w:bCs/>
                <w:sz w:val="22"/>
                <w:szCs w:val="22"/>
                <w:lang w:eastAsia="zh-TW"/>
              </w:rPr>
              <w:t>Ke</w:t>
            </w:r>
            <w:r>
              <w:rPr>
                <w:rFonts w:ascii="微软雅黑 Light" w:eastAsia="微软雅黑 Light" w:hAnsi="微软雅黑 Light" w:cs="Arial"/>
                <w:bCs/>
                <w:sz w:val="22"/>
                <w:szCs w:val="22"/>
                <w:lang w:eastAsia="zh-TW"/>
              </w:rPr>
              <w:t>Ones</w:t>
            </w:r>
            <w:proofErr w:type="spellEnd"/>
            <w:r>
              <w:rPr>
                <w:rFonts w:ascii="微软雅黑 Light" w:eastAsia="微软雅黑 Light" w:hAnsi="微软雅黑 Light" w:cs="Arial" w:hint="eastAsia"/>
                <w:bCs/>
                <w:sz w:val="22"/>
                <w:szCs w:val="22"/>
                <w:lang w:eastAsia="zh-TW"/>
              </w:rPr>
              <w:t>链接</w:t>
            </w:r>
          </w:p>
        </w:tc>
        <w:tc>
          <w:tcPr>
            <w:tcW w:w="3431" w:type="pct"/>
            <w:gridSpan w:val="2"/>
            <w:tcBorders>
              <w:top w:val="single" w:sz="4" w:space="0" w:color="auto"/>
              <w:left w:val="single" w:sz="4" w:space="0" w:color="auto"/>
              <w:bottom w:val="single" w:sz="4" w:space="0" w:color="auto"/>
              <w:right w:val="single" w:sz="18" w:space="0" w:color="auto"/>
            </w:tcBorders>
            <w:vAlign w:val="center"/>
          </w:tcPr>
          <w:p w14:paraId="04BA39E6"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370CDC60" w14:textId="77777777">
        <w:trPr>
          <w:trHeight w:val="673"/>
          <w:jc w:val="center"/>
        </w:trPr>
        <w:tc>
          <w:tcPr>
            <w:tcW w:w="5000" w:type="pct"/>
            <w:gridSpan w:val="3"/>
            <w:tcBorders>
              <w:top w:val="single" w:sz="18" w:space="0" w:color="auto"/>
              <w:left w:val="single" w:sz="18" w:space="0" w:color="auto"/>
              <w:bottom w:val="dashed" w:sz="4" w:space="0" w:color="auto"/>
              <w:right w:val="single" w:sz="18" w:space="0" w:color="auto"/>
            </w:tcBorders>
            <w:vAlign w:val="center"/>
          </w:tcPr>
          <w:p w14:paraId="35C73A1B" w14:textId="77777777" w:rsidR="005E55A8" w:rsidRDefault="00000000">
            <w:pPr>
              <w:numPr>
                <w:ilvl w:val="0"/>
                <w:numId w:val="2"/>
              </w:numPr>
              <w:rPr>
                <w:rFonts w:ascii="微软雅黑 Light" w:eastAsia="微软雅黑 Light" w:hAnsi="微软雅黑 Light" w:hint="eastAsia"/>
                <w:b/>
                <w:sz w:val="22"/>
                <w:szCs w:val="22"/>
              </w:rPr>
            </w:pPr>
            <w:r>
              <w:rPr>
                <w:rFonts w:ascii="微软雅黑 Light" w:eastAsia="微软雅黑 Light" w:hAnsi="微软雅黑 Light" w:cs="Arial" w:hint="eastAsia"/>
                <w:b/>
                <w:sz w:val="24"/>
              </w:rPr>
              <w:t>关联提案信息</w:t>
            </w:r>
          </w:p>
        </w:tc>
      </w:tr>
      <w:tr w:rsidR="005E55A8" w14:paraId="349C0CE8" w14:textId="77777777">
        <w:trPr>
          <w:trHeight w:val="1882"/>
          <w:jc w:val="center"/>
        </w:trPr>
        <w:tc>
          <w:tcPr>
            <w:tcW w:w="1569" w:type="pct"/>
            <w:tcBorders>
              <w:top w:val="single" w:sz="12" w:space="0" w:color="auto"/>
              <w:left w:val="single" w:sz="18" w:space="0" w:color="auto"/>
              <w:bottom w:val="single" w:sz="4" w:space="0" w:color="auto"/>
              <w:right w:val="single" w:sz="4" w:space="0" w:color="auto"/>
            </w:tcBorders>
            <w:vAlign w:val="center"/>
          </w:tcPr>
          <w:p w14:paraId="036F1C0E"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lastRenderedPageBreak/>
              <w:t>之前是否提交过关联提案？</w:t>
            </w:r>
            <w:r>
              <w:rPr>
                <w:rFonts w:ascii="微软雅黑 Light" w:eastAsia="微软雅黑 Light" w:hAnsi="微软雅黑 Light"/>
                <w:bCs/>
                <w:sz w:val="22"/>
                <w:szCs w:val="22"/>
              </w:rPr>
              <w:t xml:space="preserve"> </w:t>
            </w:r>
          </w:p>
        </w:tc>
        <w:tc>
          <w:tcPr>
            <w:tcW w:w="3431" w:type="pct"/>
            <w:gridSpan w:val="2"/>
            <w:tcBorders>
              <w:top w:val="single" w:sz="12" w:space="0" w:color="auto"/>
              <w:left w:val="single" w:sz="4" w:space="0" w:color="auto"/>
              <w:bottom w:val="single" w:sz="4" w:space="0" w:color="auto"/>
              <w:right w:val="single" w:sz="18" w:space="0" w:color="auto"/>
            </w:tcBorders>
            <w:vAlign w:val="center"/>
          </w:tcPr>
          <w:p w14:paraId="5893FC02" w14:textId="77777777" w:rsidR="005E55A8" w:rsidRDefault="00000000">
            <w:pPr>
              <w:pStyle w:val="af2"/>
              <w:spacing w:line="0" w:lineRule="atLeast"/>
              <w:ind w:left="360" w:firstLineChars="0" w:firstLine="0"/>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无</w:t>
            </w:r>
          </w:p>
          <w:p w14:paraId="4037B809"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0D22D804" w14:textId="77777777">
        <w:trPr>
          <w:trHeight w:val="435"/>
          <w:jc w:val="center"/>
        </w:trPr>
        <w:tc>
          <w:tcPr>
            <w:tcW w:w="1569" w:type="pct"/>
            <w:tcBorders>
              <w:top w:val="single" w:sz="4" w:space="0" w:color="auto"/>
              <w:left w:val="single" w:sz="18" w:space="0" w:color="auto"/>
              <w:bottom w:val="single" w:sz="18" w:space="0" w:color="auto"/>
              <w:right w:val="single" w:sz="4" w:space="0" w:color="auto"/>
            </w:tcBorders>
            <w:vAlign w:val="center"/>
          </w:tcPr>
          <w:p w14:paraId="61A7FFBD" w14:textId="77777777" w:rsidR="005E55A8" w:rsidRDefault="00000000">
            <w:pPr>
              <w:pStyle w:val="af2"/>
              <w:spacing w:line="0" w:lineRule="atLeast"/>
              <w:ind w:left="360" w:firstLineChars="0" w:firstLine="0"/>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若是，关联提案名称或提案编号</w:t>
            </w:r>
          </w:p>
        </w:tc>
        <w:tc>
          <w:tcPr>
            <w:tcW w:w="3431" w:type="pct"/>
            <w:gridSpan w:val="2"/>
            <w:tcBorders>
              <w:top w:val="single" w:sz="4" w:space="0" w:color="auto"/>
              <w:left w:val="single" w:sz="4" w:space="0" w:color="auto"/>
              <w:bottom w:val="single" w:sz="18" w:space="0" w:color="auto"/>
              <w:right w:val="single" w:sz="18" w:space="0" w:color="auto"/>
            </w:tcBorders>
            <w:vAlign w:val="center"/>
          </w:tcPr>
          <w:p w14:paraId="050ADF3D" w14:textId="77777777" w:rsidR="005E55A8" w:rsidRDefault="005E55A8">
            <w:pPr>
              <w:pStyle w:val="af2"/>
              <w:spacing w:line="0" w:lineRule="atLeast"/>
              <w:ind w:left="360" w:firstLineChars="0" w:firstLine="0"/>
              <w:rPr>
                <w:rFonts w:ascii="微软雅黑 Light" w:eastAsia="微软雅黑 Light" w:hAnsi="微软雅黑 Light" w:hint="eastAsia"/>
                <w:b/>
                <w:sz w:val="22"/>
                <w:szCs w:val="22"/>
              </w:rPr>
            </w:pPr>
          </w:p>
        </w:tc>
      </w:tr>
      <w:tr w:rsidR="005E55A8" w14:paraId="1C9913AF" w14:textId="77777777">
        <w:trPr>
          <w:trHeight w:val="43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CFCECE"/>
            <w:vAlign w:val="center"/>
          </w:tcPr>
          <w:p w14:paraId="0CC5D56B" w14:textId="77777777" w:rsidR="005E55A8" w:rsidRDefault="00000000">
            <w:pPr>
              <w:spacing w:line="0" w:lineRule="atLeast"/>
              <w:ind w:firstLineChars="200" w:firstLine="560"/>
              <w:jc w:val="center"/>
              <w:rPr>
                <w:rFonts w:ascii="微软雅黑 Light" w:eastAsia="微软雅黑 Light" w:hAnsi="微软雅黑 Light" w:hint="eastAsia"/>
                <w:b/>
                <w:sz w:val="22"/>
                <w:szCs w:val="22"/>
              </w:rPr>
            </w:pPr>
            <w:r>
              <w:rPr>
                <w:rFonts w:ascii="微软雅黑 Light" w:eastAsia="微软雅黑 Light" w:hAnsi="微软雅黑 Light" w:hint="eastAsia"/>
                <w:b/>
                <w:sz w:val="28"/>
                <w:szCs w:val="22"/>
              </w:rPr>
              <w:t>背景技术</w:t>
            </w:r>
          </w:p>
        </w:tc>
      </w:tr>
      <w:tr w:rsidR="005E55A8" w14:paraId="65A2F0DB" w14:textId="77777777">
        <w:trPr>
          <w:trHeight w:val="548"/>
          <w:jc w:val="center"/>
        </w:trPr>
        <w:tc>
          <w:tcPr>
            <w:tcW w:w="5000" w:type="pct"/>
            <w:gridSpan w:val="3"/>
            <w:tcBorders>
              <w:top w:val="single" w:sz="18" w:space="0" w:color="auto"/>
              <w:left w:val="single" w:sz="18" w:space="0" w:color="auto"/>
              <w:bottom w:val="nil"/>
              <w:right w:val="single" w:sz="18" w:space="0" w:color="auto"/>
            </w:tcBorders>
            <w:vAlign w:val="center"/>
          </w:tcPr>
          <w:p w14:paraId="3794E1B0" w14:textId="77777777" w:rsidR="005E55A8" w:rsidRDefault="00000000">
            <w:pPr>
              <w:numPr>
                <w:ilvl w:val="0"/>
                <w:numId w:val="2"/>
              </w:numPr>
              <w:jc w:val="left"/>
              <w:rPr>
                <w:rFonts w:ascii="微软雅黑 Light" w:eastAsia="微软雅黑 Light" w:hAnsi="微软雅黑 Light" w:hint="eastAsia"/>
                <w:sz w:val="22"/>
                <w:szCs w:val="22"/>
              </w:rPr>
            </w:pPr>
            <w:r>
              <w:rPr>
                <w:rFonts w:ascii="微软雅黑 Light" w:eastAsia="微软雅黑 Light" w:hAnsi="微软雅黑 Light" w:cs="Arial" w:hint="eastAsia"/>
                <w:b/>
                <w:sz w:val="24"/>
              </w:rPr>
              <w:t>背景技术</w:t>
            </w:r>
          </w:p>
        </w:tc>
      </w:tr>
      <w:tr w:rsidR="005E55A8" w14:paraId="4B1EF293" w14:textId="77777777">
        <w:trPr>
          <w:trHeight w:val="2534"/>
          <w:jc w:val="center"/>
        </w:trPr>
        <w:tc>
          <w:tcPr>
            <w:tcW w:w="1569" w:type="pct"/>
            <w:tcBorders>
              <w:top w:val="dashed" w:sz="4" w:space="0" w:color="auto"/>
              <w:left w:val="single" w:sz="18" w:space="0" w:color="auto"/>
              <w:bottom w:val="single" w:sz="8" w:space="0" w:color="auto"/>
              <w:right w:val="single" w:sz="8" w:space="0" w:color="auto"/>
            </w:tcBorders>
          </w:tcPr>
          <w:p w14:paraId="36FEEC2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尽可能结合业务场景描述本方案所针对的技术问题是什么？</w:t>
            </w:r>
          </w:p>
          <w:p w14:paraId="6CB78CC1"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请尽可能多地提供帮助理解本方案的背景信息</w:t>
            </w:r>
          </w:p>
        </w:tc>
        <w:tc>
          <w:tcPr>
            <w:tcW w:w="3431" w:type="pct"/>
            <w:gridSpan w:val="2"/>
            <w:tcBorders>
              <w:top w:val="dashed" w:sz="4" w:space="0" w:color="auto"/>
              <w:left w:val="single" w:sz="8" w:space="0" w:color="auto"/>
              <w:bottom w:val="single" w:sz="8" w:space="0" w:color="auto"/>
              <w:right w:val="single" w:sz="18" w:space="0" w:color="auto"/>
            </w:tcBorders>
          </w:tcPr>
          <w:p w14:paraId="589FC578" w14:textId="77777777" w:rsidR="005E55A8" w:rsidRDefault="00000000">
            <w:pPr>
              <w:rPr>
                <w:rFonts w:ascii="微软雅黑 Light" w:eastAsia="微软雅黑 Light" w:hAnsi="微软雅黑 Light" w:hint="eastAsia"/>
                <w:b/>
                <w:sz w:val="22"/>
                <w:szCs w:val="22"/>
              </w:rPr>
            </w:pPr>
            <w:r w:rsidRPr="002B3B92">
              <w:rPr>
                <w:rFonts w:ascii="微软雅黑 Light" w:eastAsia="微软雅黑 Light" w:hAnsi="微软雅黑 Light" w:hint="eastAsia"/>
                <w:b/>
                <w:color w:val="EE0000"/>
                <w:sz w:val="22"/>
                <w:szCs w:val="22"/>
              </w:rPr>
              <w:t>AR应用（AR地图找房、AR导航等）现有技术存在的问题</w:t>
            </w:r>
            <w:r>
              <w:rPr>
                <w:rFonts w:ascii="微软雅黑 Light" w:eastAsia="微软雅黑 Light" w:hAnsi="微软雅黑 Light" w:hint="eastAsia"/>
                <w:b/>
                <w:sz w:val="22"/>
                <w:szCs w:val="22"/>
              </w:rPr>
              <w:t>：</w:t>
            </w:r>
          </w:p>
          <w:p w14:paraId="04676217" w14:textId="77777777" w:rsidR="005E55A8" w:rsidRDefault="005E55A8">
            <w:pPr>
              <w:rPr>
                <w:rFonts w:ascii="微软雅黑 Light" w:eastAsia="微软雅黑 Light" w:hAnsi="微软雅黑 Light" w:hint="eastAsia"/>
                <w:b/>
                <w:sz w:val="22"/>
                <w:szCs w:val="22"/>
              </w:rPr>
            </w:pPr>
          </w:p>
          <w:p w14:paraId="0D2AC980"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1. 单一定位源精度不足或可用性不稳定</w:t>
            </w:r>
          </w:p>
          <w:p w14:paraId="3D80EF5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移动端AR应用依赖设备定位确定用户在物理空间的位置，进而渲染虚拟内容。现有技术主要使用单一定位源：</w:t>
            </w:r>
          </w:p>
          <w:p w14:paraId="166BC8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GPS定位：在城市环境中精度通常为5-10米，无法满足AR应用对</w:t>
            </w:r>
            <w:proofErr w:type="gramStart"/>
            <w:r>
              <w:rPr>
                <w:rFonts w:ascii="微软雅黑 Light" w:eastAsia="微软雅黑 Light" w:hAnsi="微软雅黑 Light" w:hint="eastAsia"/>
                <w:b/>
                <w:sz w:val="22"/>
                <w:szCs w:val="22"/>
              </w:rPr>
              <w:t>分米级</w:t>
            </w:r>
            <w:proofErr w:type="gramEnd"/>
            <w:r>
              <w:rPr>
                <w:rFonts w:ascii="微软雅黑 Light" w:eastAsia="微软雅黑 Light" w:hAnsi="微软雅黑 Light" w:hint="eastAsia"/>
                <w:b/>
                <w:sz w:val="22"/>
                <w:szCs w:val="22"/>
              </w:rPr>
              <w:t>精度（1-2米以内）的要求，导致虚拟物体与真实场景严重错位；</w:t>
            </w:r>
          </w:p>
          <w:p w14:paraId="3FE4CCE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VPS视觉定位：依赖视觉特征匹配，在弱光环境、特征稀疏场景（如空旷广场、玻璃幕墙建筑）下可用性受限，且</w:t>
            </w:r>
            <w:proofErr w:type="gramStart"/>
            <w:r>
              <w:rPr>
                <w:rFonts w:ascii="微软雅黑 Light" w:eastAsia="微软雅黑 Light" w:hAnsi="微软雅黑 Light" w:hint="eastAsia"/>
                <w:b/>
                <w:sz w:val="22"/>
                <w:szCs w:val="22"/>
              </w:rPr>
              <w:t>视频帧上传</w:t>
            </w:r>
            <w:proofErr w:type="gramEnd"/>
            <w:r>
              <w:rPr>
                <w:rFonts w:ascii="微软雅黑 Light" w:eastAsia="微软雅黑 Light" w:hAnsi="微软雅黑 Light" w:hint="eastAsia"/>
                <w:b/>
                <w:sz w:val="22"/>
                <w:szCs w:val="22"/>
              </w:rPr>
              <w:t>和服务端匹配存在网络延迟（通常500ms-2s）；</w:t>
            </w:r>
          </w:p>
          <w:p w14:paraId="479625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单一数据源失效时，AR应用无法提供连续定位服务，用户体验中断。</w:t>
            </w:r>
          </w:p>
          <w:p w14:paraId="661DB020" w14:textId="77777777" w:rsidR="005E55A8" w:rsidRDefault="005E55A8">
            <w:pPr>
              <w:rPr>
                <w:rFonts w:ascii="微软雅黑 Light" w:eastAsia="微软雅黑 Light" w:hAnsi="微软雅黑 Light" w:hint="eastAsia"/>
                <w:b/>
                <w:sz w:val="22"/>
                <w:szCs w:val="22"/>
              </w:rPr>
            </w:pPr>
          </w:p>
          <w:p w14:paraId="1BFAA7F9"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2. 中国地区坐标系偏移处理复杂</w:t>
            </w:r>
          </w:p>
          <w:p w14:paraId="7A0AC7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中国地区地图服务广泛使用GCJ02加密坐标系（俗称"火星坐标系"），而GPS返回WGS84标准坐标系，VPS服务端返回的ECEF坐标通常已含GCJ02偏移以适配国内地图。若未正确处理坐标系转换链路（ECEF → </w:t>
            </w:r>
            <w:r>
              <w:rPr>
                <w:rFonts w:ascii="微软雅黑 Light" w:eastAsia="微软雅黑 Light" w:hAnsi="微软雅黑 Light" w:hint="eastAsia"/>
                <w:b/>
                <w:sz w:val="22"/>
                <w:szCs w:val="22"/>
              </w:rPr>
              <w:lastRenderedPageBreak/>
              <w:t>WGS84 → GCJ02纠偏），会导致GPS与VPS融合时产生20-500米系统性偏差，虚实对齐完全失效。</w:t>
            </w:r>
          </w:p>
          <w:p w14:paraId="0AA5ED4E" w14:textId="77777777" w:rsidR="005E55A8" w:rsidRDefault="005E55A8">
            <w:pPr>
              <w:rPr>
                <w:rFonts w:ascii="微软雅黑 Light" w:eastAsia="微软雅黑 Light" w:hAnsi="微软雅黑 Light" w:hint="eastAsia"/>
                <w:b/>
                <w:sz w:val="22"/>
                <w:szCs w:val="22"/>
              </w:rPr>
            </w:pPr>
          </w:p>
          <w:p w14:paraId="1A8D8103"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3. AR应用开发调试成本高、难以复现</w:t>
            </w:r>
          </w:p>
          <w:p w14:paraId="419B01F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AR应用需要在真实物理环境中测试，现场测试成本高（人力、交通、时间），真实环境信号特征难以精确复现，bug复现困难。尤其在房地产AR看房场景，需反复到现场调试虚拟内容与真实户型的对齐效果，极大降低开发效率。</w:t>
            </w:r>
          </w:p>
          <w:p w14:paraId="72A84610" w14:textId="77777777" w:rsidR="005E55A8" w:rsidRDefault="005E55A8">
            <w:pPr>
              <w:rPr>
                <w:rFonts w:ascii="微软雅黑 Light" w:eastAsia="微软雅黑 Light" w:hAnsi="微软雅黑 Light" w:hint="eastAsia"/>
                <w:b/>
                <w:sz w:val="22"/>
                <w:szCs w:val="22"/>
              </w:rPr>
            </w:pPr>
          </w:p>
          <w:p w14:paraId="3C94B705" w14:textId="77777777" w:rsidR="005E55A8" w:rsidRPr="002B3B92" w:rsidRDefault="00000000">
            <w:pPr>
              <w:rPr>
                <w:rFonts w:ascii="微软雅黑 Light" w:eastAsia="微软雅黑 Light" w:hAnsi="微软雅黑 Light" w:hint="eastAsia"/>
                <w:b/>
                <w:color w:val="0070C0"/>
                <w:sz w:val="22"/>
                <w:szCs w:val="22"/>
              </w:rPr>
            </w:pPr>
            <w:r w:rsidRPr="002B3B92">
              <w:rPr>
                <w:rFonts w:ascii="微软雅黑 Light" w:eastAsia="微软雅黑 Light" w:hAnsi="微软雅黑 Light" w:hint="eastAsia"/>
                <w:b/>
                <w:color w:val="0070C0"/>
                <w:sz w:val="22"/>
                <w:szCs w:val="22"/>
              </w:rPr>
              <w:t>4. AR内容展示缺乏智能化和个性化</w:t>
            </w:r>
          </w:p>
          <w:p w14:paraId="303E012D"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b/>
                <w:sz w:val="22"/>
                <w:szCs w:val="22"/>
              </w:rPr>
              <w:t>现有AR POI（兴趣点）可视化系统通常采用固定显示策略：要么显示所有周边POI（信息过载），要么需要用户手动切换显示类别（如学校、医院、商场），操作繁琐。缺乏根据用户意图自动筛选和生成情境化虚拟场景的能力，无法提供类似人工中介陪伴讲解的智能体验。</w:t>
            </w:r>
          </w:p>
          <w:p w14:paraId="3D22E009" w14:textId="49752BBF" w:rsidR="002B3B92" w:rsidRDefault="00F32153">
            <w:pPr>
              <w:rPr>
                <w:rFonts w:ascii="微软雅黑 Light" w:eastAsia="微软雅黑 Light" w:hAnsi="微软雅黑 Light" w:hint="eastAsia"/>
                <w:color w:val="AEAAAA"/>
                <w:sz w:val="22"/>
                <w:szCs w:val="22"/>
              </w:rPr>
            </w:pPr>
            <w:ins w:id="0" w:author="kyx" w:date="2026-07-31T08:27:00Z" w16du:dateUtc="2026-07-31T00:27:00Z">
              <w:r>
                <w:rPr>
                  <w:rFonts w:ascii="微软雅黑 Light" w:eastAsia="微软雅黑 Light" w:hAnsi="微软雅黑 Light" w:hint="eastAsia"/>
                  <w:color w:val="AEAAAA"/>
                  <w:sz w:val="22"/>
                  <w:szCs w:val="22"/>
                </w:rPr>
                <w:t>Q1，</w:t>
              </w:r>
            </w:ins>
            <w:ins w:id="1" w:author="kyx" w:date="2026-07-31T08:22:00Z" w16du:dateUtc="2026-07-31T00:22:00Z">
              <w:r w:rsidR="002B3B92">
                <w:rPr>
                  <w:rFonts w:ascii="微软雅黑 Light" w:eastAsia="微软雅黑 Light" w:hAnsi="微软雅黑 Light" w:hint="eastAsia"/>
                  <w:color w:val="AEAAAA"/>
                  <w:sz w:val="22"/>
                  <w:szCs w:val="22"/>
                </w:rPr>
                <w:t>待确认：</w:t>
              </w:r>
            </w:ins>
            <w:ins w:id="2" w:author="kyx" w:date="2026-07-31T08:18:00Z" w16du:dateUtc="2026-07-31T00:18:00Z">
              <w:r w:rsidR="002B3B92">
                <w:rPr>
                  <w:rFonts w:ascii="微软雅黑 Light" w:eastAsia="微软雅黑 Light" w:hAnsi="微软雅黑 Light" w:hint="eastAsia"/>
                  <w:color w:val="AEAAAA"/>
                  <w:sz w:val="22"/>
                  <w:szCs w:val="22"/>
                </w:rPr>
                <w:t>本方案的执行主体是手机等</w:t>
              </w:r>
            </w:ins>
            <w:ins w:id="3" w:author="kyx" w:date="2026-07-31T08:19:00Z" w16du:dateUtc="2026-07-31T00:19:00Z">
              <w:r w:rsidR="002B3B92">
                <w:rPr>
                  <w:rFonts w:ascii="微软雅黑 Light" w:eastAsia="微软雅黑 Light" w:hAnsi="微软雅黑 Light" w:hint="eastAsia"/>
                  <w:color w:val="AEAAAA"/>
                  <w:sz w:val="22"/>
                  <w:szCs w:val="22"/>
                </w:rPr>
                <w:t>移动端设备</w:t>
              </w:r>
            </w:ins>
            <w:ins w:id="4" w:author="kyx" w:date="2026-07-31T08:18:00Z" w16du:dateUtc="2026-07-31T00:18:00Z">
              <w:r w:rsidR="002B3B92">
                <w:rPr>
                  <w:rFonts w:ascii="微软雅黑 Light" w:eastAsia="微软雅黑 Light" w:hAnsi="微软雅黑 Light" w:hint="eastAsia"/>
                  <w:color w:val="AEAAAA"/>
                  <w:sz w:val="22"/>
                  <w:szCs w:val="22"/>
                </w:rPr>
                <w:t>，</w:t>
              </w:r>
            </w:ins>
            <w:ins w:id="5" w:author="kyx" w:date="2026-07-31T08:19:00Z" w16du:dateUtc="2026-07-31T00:19:00Z">
              <w:r w:rsidR="002B3B92">
                <w:rPr>
                  <w:rFonts w:ascii="微软雅黑 Light" w:eastAsia="微软雅黑 Light" w:hAnsi="微软雅黑 Light" w:hint="eastAsia"/>
                  <w:color w:val="AEAAAA"/>
                  <w:sz w:val="22"/>
                  <w:szCs w:val="22"/>
                </w:rPr>
                <w:t>需要对该设备进行定位（该设备的位置即为用户位置），基于设备位置</w:t>
              </w:r>
            </w:ins>
            <w:ins w:id="6" w:author="kyx" w:date="2026-07-31T08:20:00Z" w16du:dateUtc="2026-07-31T00:20:00Z">
              <w:r w:rsidR="002B3B92">
                <w:rPr>
                  <w:rFonts w:ascii="微软雅黑 Light" w:eastAsia="微软雅黑 Light" w:hAnsi="微软雅黑 Light" w:hint="eastAsia"/>
                  <w:color w:val="AEAAAA"/>
                  <w:sz w:val="22"/>
                  <w:szCs w:val="22"/>
                </w:rPr>
                <w:t>和已有地图进行</w:t>
              </w:r>
            </w:ins>
            <w:ins w:id="7" w:author="kyx" w:date="2026-07-31T08:21:00Z" w16du:dateUtc="2026-07-31T00:21:00Z">
              <w:r w:rsidR="002B3B92">
                <w:rPr>
                  <w:rFonts w:ascii="微软雅黑 Light" w:eastAsia="微软雅黑 Light" w:hAnsi="微软雅黑 Light" w:hint="eastAsia"/>
                  <w:color w:val="AEAAAA"/>
                  <w:sz w:val="22"/>
                  <w:szCs w:val="22"/>
                </w:rPr>
                <w:t>AR</w:t>
              </w:r>
            </w:ins>
            <w:ins w:id="8" w:author="kyx" w:date="2026-07-31T08:20:00Z" w16du:dateUtc="2026-07-31T00:20:00Z">
              <w:r w:rsidR="002B3B92">
                <w:rPr>
                  <w:rFonts w:ascii="微软雅黑 Light" w:eastAsia="微软雅黑 Light" w:hAnsi="微软雅黑 Light" w:hint="eastAsia"/>
                  <w:color w:val="AEAAAA"/>
                  <w:sz w:val="22"/>
                  <w:szCs w:val="22"/>
                </w:rPr>
                <w:t>导航</w:t>
              </w:r>
            </w:ins>
            <w:ins w:id="9" w:author="kyx" w:date="2026-07-31T08:21:00Z" w16du:dateUtc="2026-07-31T00:21:00Z">
              <w:r w:rsidR="002B3B92">
                <w:rPr>
                  <w:rFonts w:ascii="微软雅黑 Light" w:eastAsia="微软雅黑 Light" w:hAnsi="微软雅黑 Light" w:hint="eastAsia"/>
                  <w:color w:val="AEAAAA"/>
                  <w:sz w:val="22"/>
                  <w:szCs w:val="22"/>
                </w:rPr>
                <w:t>或找房？具体表现形式是将房源等信息</w:t>
              </w:r>
            </w:ins>
            <w:ins w:id="10" w:author="kyx" w:date="2026-07-31T08:22:00Z" w16du:dateUtc="2026-07-31T00:22:00Z">
              <w:r w:rsidR="002B3B92">
                <w:rPr>
                  <w:rFonts w:ascii="微软雅黑 Light" w:eastAsia="微软雅黑 Light" w:hAnsi="微软雅黑 Light" w:hint="eastAsia"/>
                  <w:color w:val="AEAAAA"/>
                  <w:sz w:val="22"/>
                  <w:szCs w:val="22"/>
                </w:rPr>
                <w:t>（或导航路径等信息）</w:t>
              </w:r>
            </w:ins>
            <w:ins w:id="11" w:author="kyx" w:date="2026-07-31T08:21:00Z" w16du:dateUtc="2026-07-31T00:21:00Z">
              <w:r w:rsidR="002B3B92">
                <w:rPr>
                  <w:rFonts w:ascii="微软雅黑 Light" w:eastAsia="微软雅黑 Light" w:hAnsi="微软雅黑 Light" w:hint="eastAsia"/>
                  <w:color w:val="AEAAAA"/>
                  <w:sz w:val="22"/>
                  <w:szCs w:val="22"/>
                </w:rPr>
                <w:t>叠加在手机拍摄的实际场景画面上么？</w:t>
              </w:r>
            </w:ins>
            <w:ins w:id="12" w:author="kyx" w:date="2026-07-31T08:22:00Z" w16du:dateUtc="2026-07-31T00:22:00Z">
              <w:r w:rsidR="002B3B92">
                <w:rPr>
                  <w:rFonts w:ascii="微软雅黑 Light" w:eastAsia="微软雅黑 Light" w:hAnsi="微软雅黑 Light" w:hint="eastAsia"/>
                  <w:color w:val="AEAAAA"/>
                  <w:sz w:val="22"/>
                  <w:szCs w:val="22"/>
                </w:rPr>
                <w:t>本申请的核心点在于</w:t>
              </w:r>
            </w:ins>
            <w:ins w:id="13" w:author="kyx" w:date="2026-07-31T08:23:00Z" w16du:dateUtc="2026-07-31T00:23:00Z">
              <w:r w:rsidR="002B3B92">
                <w:rPr>
                  <w:rFonts w:ascii="微软雅黑 Light" w:eastAsia="微软雅黑 Light" w:hAnsi="微软雅黑 Light" w:hint="eastAsia"/>
                  <w:color w:val="AEAAAA"/>
                  <w:sz w:val="22"/>
                  <w:szCs w:val="22"/>
                </w:rPr>
                <w:t>提供了一种</w:t>
              </w:r>
            </w:ins>
            <w:ins w:id="14" w:author="kyx" w:date="2026-07-31T08:29:00Z" w16du:dateUtc="2026-07-31T00:29:00Z">
              <w:r>
                <w:rPr>
                  <w:rFonts w:ascii="微软雅黑 Light" w:eastAsia="微软雅黑 Light" w:hAnsi="微软雅黑 Light" w:hint="eastAsia"/>
                  <w:color w:val="AEAAAA"/>
                  <w:sz w:val="22"/>
                  <w:szCs w:val="22"/>
                </w:rPr>
                <w:t>成本相对较低的</w:t>
              </w:r>
            </w:ins>
            <w:ins w:id="15" w:author="kyx" w:date="2026-07-31T08:23:00Z" w16du:dateUtc="2026-07-31T00:23:00Z">
              <w:r w:rsidR="002B3B92">
                <w:rPr>
                  <w:rFonts w:ascii="微软雅黑 Light" w:eastAsia="微软雅黑 Light" w:hAnsi="微软雅黑 Light" w:hint="eastAsia"/>
                  <w:color w:val="AEAAAA"/>
                  <w:sz w:val="22"/>
                  <w:szCs w:val="22"/>
                </w:rPr>
                <w:t>高精度定位方法？</w:t>
              </w:r>
            </w:ins>
            <w:ins w:id="16" w:author="kyx" w:date="2026-08-02T10:24:00Z" w16du:dateUtc="2026-08-02T02:24:00Z">
              <w:r w:rsidR="003E1DC9">
                <w:rPr>
                  <w:rFonts w:ascii="微软雅黑 Light" w:eastAsia="微软雅黑 Light" w:hAnsi="微软雅黑 Light" w:hint="eastAsia"/>
                  <w:color w:val="AEAAAA"/>
                  <w:sz w:val="22"/>
                  <w:szCs w:val="22"/>
                </w:rPr>
                <w:t>进一步，可以基于高精度定位实现虚拟场景与实际场景的融合处理</w:t>
              </w:r>
            </w:ins>
            <w:ins w:id="17" w:author="kyx" w:date="2026-08-02T10:25:00Z" w16du:dateUtc="2026-08-02T02:25:00Z">
              <w:r w:rsidR="003E1DC9">
                <w:rPr>
                  <w:rFonts w:ascii="微软雅黑 Light" w:eastAsia="微软雅黑 Light" w:hAnsi="微软雅黑 Light" w:hint="eastAsia"/>
                  <w:color w:val="AEAAAA"/>
                  <w:sz w:val="22"/>
                  <w:szCs w:val="22"/>
                </w:rPr>
                <w:t>（也即空间语义对齐）</w:t>
              </w:r>
            </w:ins>
            <w:ins w:id="18" w:author="kyx" w:date="2026-08-04T17:07:00Z" w16du:dateUtc="2026-08-04T09:07:00Z">
              <w:r w:rsidR="00D438F1">
                <w:rPr>
                  <w:rFonts w:ascii="微软雅黑 Light" w:eastAsia="微软雅黑 Light" w:hAnsi="微软雅黑 Light" w:hint="eastAsia"/>
                  <w:color w:val="AEAAAA"/>
                  <w:sz w:val="22"/>
                  <w:szCs w:val="22"/>
                </w:rPr>
                <w:t>、以及便于更准确的录制及回放</w:t>
              </w:r>
            </w:ins>
            <w:ins w:id="19" w:author="kyx" w:date="2026-08-02T10:24:00Z" w16du:dateUtc="2026-08-02T02:24:00Z">
              <w:r w:rsidR="003E1DC9">
                <w:rPr>
                  <w:rFonts w:ascii="微软雅黑 Light" w:eastAsia="微软雅黑 Light" w:hAnsi="微软雅黑 Light" w:hint="eastAsia"/>
                  <w:color w:val="AEAAAA"/>
                  <w:sz w:val="22"/>
                  <w:szCs w:val="22"/>
                </w:rPr>
                <w:t>？</w:t>
              </w:r>
            </w:ins>
          </w:p>
          <w:p>
            <w:pPr>
              <w:spacing w:before="60" w:after="60"/>
            </w:pPr>
            <w:ins w:id="2001" w:author="王鑫" w:date="2026-08-12T00:00:00Z">
              <w:r>
                <w:rPr>
                  <w:rFonts w:hint="eastAsia" w:ascii="微软雅黑 Light" w:hAnsi="微软雅黑 Light" w:eastAsia="微软雅黑 Light"/>
                  <w:b/>
                  <w:color w:val="C00000"/>
                  <w:sz w:val="21"/>
                  <w:szCs w:val="21"/>
                </w:rPr>
                <w:t xml:space="preserve">【答复】</w:t>
              </w:r>
            </w:ins>
            <w:ins w:id="2002" w:author="王鑫" w:date="2026-08-12T00:00:00Z">
              <w:r>
                <w:rPr>
                  <w:rFonts w:hint="eastAsia" w:ascii="微软雅黑 Light" w:hAnsi="微软雅黑 Light" w:eastAsia="微软雅黑 Light"/>
                  <w:color w:val="C00000"/>
                  <w:sz w:val="21"/>
                  <w:szCs w:val="21"/>
                </w:rPr>
                <w:t xml:space="preserve">是的。执行主体为移动设备（文档明确说明面向移动端 WebXR），设备位置即用户位置。基于设备位置及既有地图进行 AR 导航或找房，具体表现形式是将房产信息或导航路径等虚拟内容叠加到手机摄像头拍摄的真实场景上（通过 WebXR 虚实融合）。本方案的一个核心创新在于提供了一种基于多源信号融合（GPS 粗定位 + VPS 视觉精定位 + 时效性融合决策）的相对低成本高精度定位方法，将定位精度从 5-10 米提升至 1-2 米。在此基础之上进一步实现：(1) 虚实场景融合处理（子系统三的空间智能代理负责锚点生成与 WebXR 虚实融合，强依赖子系统一通过 fusionupdate 事件获取定位、通过 Web Mercator 坐标进行锚点转换）；(2) 精确的离线轨迹录制与仿真回放（子系统二通过 fakeGps GPS 信号注入接口与子系统一解耦，回放时将轨迹数据注入子系统一）。</w:t>
              </w:r>
            </w:ins>
          </w:p>
          <w:p w14:paraId="547D6E29" w14:textId="77777777" w:rsidR="005E55A8" w:rsidRPr="00D438F1" w:rsidRDefault="005E55A8">
            <w:pPr>
              <w:rPr>
                <w:rFonts w:ascii="微软雅黑 Light" w:eastAsia="微软雅黑 Light" w:hAnsi="微软雅黑 Light" w:hint="eastAsia"/>
                <w:color w:val="AEAAAA"/>
                <w:sz w:val="22"/>
                <w:szCs w:val="22"/>
              </w:rPr>
            </w:pPr>
          </w:p>
          <w:p w14:paraId="6AF807EA" w14:textId="68013148" w:rsidR="005E55A8" w:rsidRPr="002B3B92" w:rsidRDefault="00F32153">
            <w:pPr>
              <w:rPr>
                <w:rFonts w:ascii="微软雅黑 Light" w:eastAsia="微软雅黑 Light" w:hAnsi="微软雅黑 Light" w:hint="eastAsia"/>
                <w:color w:val="AEAAAA"/>
                <w:sz w:val="22"/>
                <w:szCs w:val="22"/>
              </w:rPr>
            </w:pPr>
            <w:ins w:id="20" w:author="kyx" w:date="2026-07-31T08:27:00Z" w16du:dateUtc="2026-07-31T00:27:00Z">
              <w:r>
                <w:rPr>
                  <w:rFonts w:ascii="微软雅黑 Light" w:eastAsia="微软雅黑 Light" w:hAnsi="微软雅黑 Light" w:hint="eastAsia"/>
                  <w:color w:val="AEAAAA"/>
                  <w:sz w:val="22"/>
                  <w:szCs w:val="22"/>
                </w:rPr>
                <w:lastRenderedPageBreak/>
                <w:t>Q2，本申请提供的高精度定位方法一定要限制在AR场景么？</w:t>
              </w:r>
            </w:ins>
            <w:ins w:id="21" w:author="kyx" w:date="2026-08-04T17:08:00Z" w16du:dateUtc="2026-08-04T09:08:00Z">
              <w:r w:rsidR="00D438F1">
                <w:rPr>
                  <w:rFonts w:ascii="微软雅黑 Light" w:eastAsia="微软雅黑 Light" w:hAnsi="微软雅黑 Light" w:hint="eastAsia"/>
                  <w:color w:val="AEAAAA"/>
                  <w:sz w:val="22"/>
                  <w:szCs w:val="22"/>
                </w:rPr>
                <w:t>最基础的</w:t>
              </w:r>
            </w:ins>
            <w:ins w:id="22" w:author="kyx" w:date="2026-07-31T08:30:00Z" w16du:dateUtc="2026-07-31T00:30:00Z">
              <w:r>
                <w:rPr>
                  <w:rFonts w:ascii="微软雅黑 Light" w:eastAsia="微软雅黑 Light" w:hAnsi="微软雅黑 Light" w:hint="eastAsia"/>
                  <w:color w:val="AEAAAA"/>
                  <w:sz w:val="22"/>
                  <w:szCs w:val="22"/>
                </w:rPr>
                <w:t>目的是为了精确定位用户吧，能否不局限AR，</w:t>
              </w:r>
            </w:ins>
            <w:ins w:id="23" w:author="kyx" w:date="2026-07-31T08:27:00Z" w16du:dateUtc="2026-07-31T00:27:00Z">
              <w:r>
                <w:rPr>
                  <w:rFonts w:ascii="微软雅黑 Light" w:eastAsia="微软雅黑 Light" w:hAnsi="微软雅黑 Light" w:hint="eastAsia"/>
                  <w:color w:val="AEAAAA"/>
                  <w:sz w:val="22"/>
                  <w:szCs w:val="22"/>
                </w:rPr>
                <w:t>任何需要定位的场景是否</w:t>
              </w:r>
            </w:ins>
            <w:ins w:id="24" w:author="kyx" w:date="2026-07-31T08:28:00Z" w16du:dateUtc="2026-07-31T00:28:00Z">
              <w:r>
                <w:rPr>
                  <w:rFonts w:ascii="微软雅黑 Light" w:eastAsia="微软雅黑 Light" w:hAnsi="微软雅黑 Light" w:hint="eastAsia"/>
                  <w:color w:val="AEAAAA"/>
                  <w:sz w:val="22"/>
                  <w:szCs w:val="22"/>
                </w:rPr>
                <w:t>都可以？</w:t>
              </w:r>
            </w:ins>
            <w:ins w:id="25" w:author="kyx" w:date="2026-07-31T08:30:00Z" w16du:dateUtc="2026-07-31T00:30:00Z">
              <w:r>
                <w:rPr>
                  <w:rFonts w:ascii="微软雅黑 Light" w:eastAsia="微软雅黑 Light" w:hAnsi="微软雅黑 Light" w:hint="eastAsia"/>
                  <w:color w:val="AEAAAA"/>
                  <w:sz w:val="22"/>
                  <w:szCs w:val="22"/>
                </w:rPr>
                <w:t>比如</w:t>
              </w:r>
            </w:ins>
            <w:ins w:id="26" w:author="kyx" w:date="2026-07-31T08:28:00Z" w16du:dateUtc="2026-07-31T00:28:00Z">
              <w:r>
                <w:rPr>
                  <w:rFonts w:ascii="微软雅黑 Light" w:eastAsia="微软雅黑 Light" w:hAnsi="微软雅黑 Light" w:hint="eastAsia"/>
                  <w:color w:val="AEAAAA"/>
                  <w:sz w:val="22"/>
                  <w:szCs w:val="22"/>
                </w:rPr>
                <w:t>常规地图导航等，是否也能用？</w:t>
              </w:r>
            </w:ins>
            <w:ins w:id="27" w:author="kyx" w:date="2026-07-31T08:30:00Z" w16du:dateUtc="2026-07-31T00:30:00Z">
              <w:r w:rsidRPr="002B3B92">
                <w:rPr>
                  <w:rFonts w:ascii="微软雅黑 Light" w:eastAsia="微软雅黑 Light" w:hAnsi="微软雅黑 Light" w:hint="eastAsia"/>
                  <w:color w:val="AEAAAA"/>
                  <w:sz w:val="22"/>
                  <w:szCs w:val="22"/>
                </w:rPr>
                <w:t xml:space="preserve"> </w:t>
              </w:r>
            </w:ins>
            <w:ins w:id="28" w:author="kyx" w:date="2026-08-04T17:08:00Z" w16du:dateUtc="2026-08-04T09:08:00Z">
              <w:r w:rsidR="00D438F1">
                <w:rPr>
                  <w:rFonts w:ascii="微软雅黑 Light" w:eastAsia="微软雅黑 Light" w:hAnsi="微软雅黑 Light" w:hint="eastAsia"/>
                  <w:color w:val="AEAAAA"/>
                  <w:sz w:val="22"/>
                  <w:szCs w:val="22"/>
                </w:rPr>
                <w:t>AR场景（虚实场景融合）视为高精度定位的一个应用场景。</w:t>
              </w:r>
            </w:ins>
          </w:p>
          <w:p>
            <w:pPr>
              <w:spacing w:before="60" w:after="60"/>
            </w:pPr>
            <w:ins w:id="2003" w:author="王鑫" w:date="2026-08-12T00:00:00Z">
              <w:r>
                <w:rPr>
                  <w:rFonts w:hint="eastAsia" w:ascii="微软雅黑 Light" w:hAnsi="微软雅黑 Light" w:eastAsia="微软雅黑 Light"/>
                  <w:b/>
                  <w:color w:val="C00000"/>
                  <w:sz w:val="21"/>
                  <w:szCs w:val="21"/>
                </w:rPr>
                <w:t xml:space="preserve">【答复】</w:t>
              </w:r>
            </w:ins>
            <w:ins w:id="2004" w:author="王鑫" w:date="2026-08-12T00:00:00Z">
              <w:r>
                <w:rPr>
                  <w:rFonts w:hint="eastAsia" w:ascii="微软雅黑 Light" w:hAnsi="微软雅黑 Light" w:eastAsia="微软雅黑 Light"/>
                  <w:color w:val="C00000"/>
                  <w:sz w:val="21"/>
                  <w:szCs w:val="21"/>
                </w:rPr>
                <w:t xml:space="preserve">**发明人确认：高精度定位方法本身不限于 AR 场景**。多源信号融合定位（GPS 粗定位 + VPS 视觉精定位 + 时效性融合决策，可扩展 EKF）的核心能力是提供高精度、高可用的位置估计，任何需要定位的场景（常规地图导航、室内外连续定位、运动轨迹记录等）均可应用；AR 虚实融合（空间语义对齐）只是其一个典型应用场景。建议交底书撰写时明确"定位方法可独立于 AR 场景应用"，以扩大保护范围。</w:t>
              </w:r>
            </w:ins>
          </w:p>
          <w:p w14:paraId="485480DC" w14:textId="77777777" w:rsidR="005E55A8" w:rsidDel="0073019C" w:rsidRDefault="005E55A8">
            <w:pPr>
              <w:rPr>
                <w:del w:id="29" w:author="kyx" w:date="2026-08-02T11:02:00Z" w16du:dateUtc="2026-08-02T03:02:00Z"/>
                <w:rFonts w:ascii="微软雅黑 Light" w:eastAsia="微软雅黑 Light" w:hAnsi="微软雅黑 Light" w:hint="eastAsia"/>
                <w:color w:val="AEAAAA"/>
                <w:sz w:val="22"/>
                <w:szCs w:val="22"/>
              </w:rPr>
            </w:pPr>
          </w:p>
          <w:p w14:paraId="6CE064A4" w14:textId="5C7B527D" w:rsidR="005E55A8" w:rsidRDefault="005E55A8">
            <w:pPr>
              <w:rPr>
                <w:rFonts w:ascii="微软雅黑 Light" w:eastAsia="微软雅黑 Light" w:hAnsi="微软雅黑 Light" w:hint="eastAsia"/>
                <w:color w:val="AEAAAA"/>
                <w:sz w:val="22"/>
                <w:szCs w:val="22"/>
              </w:rPr>
            </w:pPr>
          </w:p>
          <w:p w14:paraId="7781D6EB" w14:textId="77777777" w:rsidR="005E55A8" w:rsidRDefault="005E55A8">
            <w:pPr>
              <w:rPr>
                <w:rFonts w:ascii="微软雅黑 Light" w:eastAsia="微软雅黑 Light" w:hAnsi="微软雅黑 Light" w:hint="eastAsia"/>
                <w:color w:val="AEAAAA"/>
                <w:sz w:val="22"/>
                <w:szCs w:val="22"/>
              </w:rPr>
            </w:pPr>
          </w:p>
        </w:tc>
      </w:tr>
      <w:tr w:rsidR="005E55A8" w14:paraId="0920388A"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7D4CDF52"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bookmarkStart w:id="30" w:name="_Hlk162866830"/>
            <w:r>
              <w:rPr>
                <w:rFonts w:ascii="微软雅黑 Light" w:eastAsia="微软雅黑 Light" w:hAnsi="微软雅黑 Light" w:hint="eastAsia"/>
                <w:b/>
                <w:sz w:val="28"/>
                <w:szCs w:val="22"/>
              </w:rPr>
              <w:lastRenderedPageBreak/>
              <w:t>技术方案</w:t>
            </w:r>
          </w:p>
        </w:tc>
      </w:tr>
      <w:bookmarkEnd w:id="30"/>
      <w:tr w:rsidR="005E55A8" w14:paraId="277959E5" w14:textId="77777777">
        <w:trPr>
          <w:trHeight w:val="505"/>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3425C167"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b/>
                <w:sz w:val="24"/>
              </w:rPr>
              <w:t>提炼创新点</w:t>
            </w:r>
          </w:p>
        </w:tc>
      </w:tr>
      <w:tr w:rsidR="005E55A8" w14:paraId="29175EFA" w14:textId="77777777">
        <w:trPr>
          <w:trHeight w:val="8668"/>
          <w:jc w:val="center"/>
        </w:trPr>
        <w:tc>
          <w:tcPr>
            <w:tcW w:w="1569" w:type="pct"/>
            <w:tcBorders>
              <w:top w:val="single" w:sz="12" w:space="0" w:color="auto"/>
              <w:left w:val="single" w:sz="18" w:space="0" w:color="auto"/>
              <w:bottom w:val="single" w:sz="8" w:space="0" w:color="auto"/>
              <w:right w:val="single" w:sz="8" w:space="0" w:color="auto"/>
            </w:tcBorders>
          </w:tcPr>
          <w:p w14:paraId="757A78FC" w14:textId="77777777" w:rsidR="005E55A8" w:rsidRDefault="00000000">
            <w:pPr>
              <w:spacing w:line="0" w:lineRule="atLeast"/>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lastRenderedPageBreak/>
              <w:t>本方案创新点及技术效果</w:t>
            </w:r>
            <w:r>
              <w:rPr>
                <w:rFonts w:ascii="微软雅黑 Light" w:eastAsia="微软雅黑 Light" w:hAnsi="微软雅黑 Light" w:hint="eastAsia"/>
                <w:b/>
                <w:color w:val="000000"/>
                <w:sz w:val="22"/>
                <w:szCs w:val="22"/>
              </w:rPr>
              <w:t>概述</w:t>
            </w:r>
            <w:r>
              <w:rPr>
                <w:rFonts w:ascii="微软雅黑 Light" w:eastAsia="微软雅黑 Light" w:hAnsi="微软雅黑 Light" w:hint="eastAsia"/>
                <w:color w:val="000000"/>
                <w:sz w:val="22"/>
                <w:szCs w:val="22"/>
              </w:rPr>
              <w:t>（</w:t>
            </w:r>
            <w:r>
              <w:rPr>
                <w:rFonts w:ascii="微软雅黑 Light" w:eastAsia="微软雅黑 Light" w:hAnsi="微软雅黑 Light"/>
                <w:color w:val="000000"/>
                <w:sz w:val="22"/>
                <w:szCs w:val="22"/>
              </w:rPr>
              <w:t>500</w:t>
            </w:r>
            <w:r>
              <w:rPr>
                <w:rFonts w:ascii="微软雅黑 Light" w:eastAsia="微软雅黑 Light" w:hAnsi="微软雅黑 Light" w:hint="eastAsia"/>
                <w:color w:val="000000"/>
                <w:sz w:val="22"/>
                <w:szCs w:val="22"/>
              </w:rPr>
              <w:t>字以内）</w:t>
            </w:r>
          </w:p>
        </w:tc>
        <w:tc>
          <w:tcPr>
            <w:tcW w:w="3431" w:type="pct"/>
            <w:gridSpan w:val="2"/>
            <w:tcBorders>
              <w:top w:val="single" w:sz="12" w:space="0" w:color="auto"/>
              <w:left w:val="single" w:sz="8" w:space="0" w:color="auto"/>
              <w:bottom w:val="single" w:sz="8" w:space="0" w:color="auto"/>
              <w:right w:val="single" w:sz="18" w:space="0" w:color="auto"/>
            </w:tcBorders>
          </w:tcPr>
          <w:p w14:paraId="768050B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本发明涉及增强现实（AR）定位技术、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应用、空间智能系统领域，具体涉及一种在移动端浏览器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环境中，</w:t>
            </w:r>
            <w:r w:rsidRPr="002B3B92">
              <w:rPr>
                <w:rFonts w:ascii="微软雅黑 Light" w:eastAsia="微软雅黑 Light" w:hAnsi="微软雅黑 Light" w:hint="eastAsia"/>
                <w:b/>
                <w:color w:val="0070C0"/>
                <w:sz w:val="22"/>
                <w:szCs w:val="22"/>
              </w:rPr>
              <w:t>通过GPS、VPS（视觉定位服务）、IMU（惯性测量单元）等多源信号融合实现高精度定位，结合离线轨迹录制回放降低开发测试成本，并通过空间智能代理实现基于用户意图的</w:t>
            </w:r>
            <w:proofErr w:type="gramStart"/>
            <w:r w:rsidRPr="002B3B92">
              <w:rPr>
                <w:rFonts w:ascii="微软雅黑 Light" w:eastAsia="微软雅黑 Light" w:hAnsi="微软雅黑 Light" w:hint="eastAsia"/>
                <w:b/>
                <w:color w:val="0070C0"/>
                <w:sz w:val="22"/>
                <w:szCs w:val="22"/>
              </w:rPr>
              <w:t>语义锚点动态</w:t>
            </w:r>
            <w:proofErr w:type="gramEnd"/>
            <w:r w:rsidRPr="002B3B92">
              <w:rPr>
                <w:rFonts w:ascii="微软雅黑 Light" w:eastAsia="微软雅黑 Light" w:hAnsi="微软雅黑 Light" w:hint="eastAsia"/>
                <w:b/>
                <w:color w:val="0070C0"/>
                <w:sz w:val="22"/>
                <w:szCs w:val="22"/>
              </w:rPr>
              <w:t>生成的技术方案</w:t>
            </w:r>
            <w:r>
              <w:rPr>
                <w:rFonts w:ascii="微软雅黑 Light" w:eastAsia="微软雅黑 Light" w:hAnsi="微软雅黑 Light" w:hint="eastAsia"/>
                <w:b/>
                <w:sz w:val="22"/>
                <w:szCs w:val="22"/>
              </w:rPr>
              <w:t>。适用于房地产AR看房、AR导航、AR旅游等需要虚实空间精确对齐和智能内容生成的移动端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应用场景。</w:t>
            </w:r>
          </w:p>
          <w:p w14:paraId="33A6196F" w14:textId="77777777" w:rsidR="005E55A8" w:rsidRDefault="005E55A8">
            <w:pPr>
              <w:rPr>
                <w:rFonts w:ascii="微软雅黑 Light" w:eastAsia="微软雅黑 Light" w:hAnsi="微软雅黑 Light" w:hint="eastAsia"/>
                <w:b/>
                <w:sz w:val="22"/>
                <w:szCs w:val="22"/>
              </w:rPr>
            </w:pPr>
          </w:p>
          <w:p w14:paraId="062A88C6"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本发明技术要点总结：</w:t>
            </w:r>
          </w:p>
          <w:p w14:paraId="28CDD86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创新点边界明确</w:t>
            </w:r>
          </w:p>
          <w:p w14:paraId="7BF4351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：GPS+VPS多源融合 + 坐标系转换纠偏 + 时效性融合决策（可扩展为EKF融合）；</w:t>
            </w:r>
          </w:p>
          <w:p w14:paraId="62A5CAB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子系统二：离线轨迹录制 + 回放系统；</w:t>
            </w:r>
          </w:p>
          <w:p w14:paraId="0D5E7EA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子系统三：空间智能代理 + 多模态意图识别 + 语义化POI查询 + 情境化场景生成 +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虚实融合。</w:t>
            </w:r>
          </w:p>
          <w:p w14:paraId="7D2DEB5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依赖关系清晰</w:t>
            </w:r>
          </w:p>
          <w:p w14:paraId="65AB440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子系统二、三均强依赖子系统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：通过融合更新事件获取定位，通过Web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w:t>
            </w:r>
          </w:p>
          <w:p w14:paraId="765E648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子系统二通过GPS信号注入接口与子系统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解耦，回放模式下子系统三无需修改即可工作。</w:t>
            </w:r>
          </w:p>
          <w:p w14:paraId="074ED7D7" w14:textId="77777777" w:rsidR="0092509F" w:rsidRDefault="0092509F">
            <w:pPr>
              <w:rPr>
                <w:ins w:id="31" w:author="kyx" w:date="2026-08-04T18:01:00Z" w16du:dateUtc="2026-08-04T10:01:00Z"/>
                <w:rFonts w:ascii="微软雅黑 Light" w:eastAsia="微软雅黑 Light" w:hAnsi="微软雅黑 Light" w:hint="eastAsia"/>
                <w:b/>
                <w:sz w:val="22"/>
                <w:szCs w:val="22"/>
              </w:rPr>
            </w:pPr>
            <w:ins w:id="32" w:author="kyx" w:date="2026-08-04T18:01:00Z" w16du:dateUtc="2026-08-04T10:01:00Z">
              <w:r>
                <w:rPr>
                  <w:rFonts w:ascii="微软雅黑 Light" w:eastAsia="微软雅黑 Light" w:hAnsi="微软雅黑 Light" w:hint="eastAsia"/>
                  <w:b/>
                  <w:sz w:val="22"/>
                  <w:szCs w:val="22"/>
                </w:rPr>
                <w:t>Q1</w:t>
              </w:r>
            </w:ins>
            <w:ins w:id="33" w:author="kyx" w:date="2026-07-31T09:50:00Z" w16du:dateUtc="2026-07-31T01:50:00Z">
              <w:r w:rsidR="00FF647E">
                <w:rPr>
                  <w:rFonts w:ascii="微软雅黑 Light" w:eastAsia="微软雅黑 Light" w:hAnsi="微软雅黑 Light" w:hint="eastAsia"/>
                  <w:b/>
                  <w:sz w:val="22"/>
                  <w:szCs w:val="22"/>
                </w:rPr>
                <w:t>：子系统一是</w:t>
              </w:r>
            </w:ins>
            <w:ins w:id="34" w:author="kyx" w:date="2026-07-31T09:51:00Z" w16du:dateUtc="2026-07-31T01:51:00Z">
              <w:r w:rsidR="00FF647E">
                <w:rPr>
                  <w:rFonts w:ascii="微软雅黑 Light" w:eastAsia="微软雅黑 Light" w:hAnsi="微软雅黑 Light" w:hint="eastAsia"/>
                  <w:b/>
                  <w:sz w:val="22"/>
                  <w:szCs w:val="22"/>
                </w:rPr>
                <w:t>必需的，子系统二和子系统</w:t>
              </w:r>
              <w:proofErr w:type="gramStart"/>
              <w:r w:rsidR="00FF647E">
                <w:rPr>
                  <w:rFonts w:ascii="微软雅黑 Light" w:eastAsia="微软雅黑 Light" w:hAnsi="微软雅黑 Light" w:hint="eastAsia"/>
                  <w:b/>
                  <w:sz w:val="22"/>
                  <w:szCs w:val="22"/>
                </w:rPr>
                <w:t>三是否</w:t>
              </w:r>
              <w:proofErr w:type="gramEnd"/>
              <w:r w:rsidR="00FF647E">
                <w:rPr>
                  <w:rFonts w:ascii="微软雅黑 Light" w:eastAsia="微软雅黑 Light" w:hAnsi="微软雅黑 Light" w:hint="eastAsia"/>
                  <w:b/>
                  <w:sz w:val="22"/>
                  <w:szCs w:val="22"/>
                </w:rPr>
                <w:t>可以不用或者只用一个？</w:t>
              </w:r>
            </w:ins>
          </w:p>
          <w:p>
            <w:pPr>
              <w:spacing w:before="60" w:after="60"/>
            </w:pPr>
            <w:ins w:id="2005" w:author="王鑫" w:date="2026-08-12T00:00:00Z">
              <w:r>
                <w:rPr>
                  <w:rFonts w:hint="eastAsia" w:ascii="微软雅黑 Light" w:hAnsi="微软雅黑 Light" w:eastAsia="微软雅黑 Light"/>
                  <w:b/>
                  <w:color w:val="C00000"/>
                  <w:sz w:val="21"/>
                  <w:szCs w:val="21"/>
                </w:rPr>
                <w:t xml:space="preserve">【答复】</w:t>
              </w:r>
            </w:ins>
            <w:ins w:id="2006" w:author="王鑫" w:date="2026-08-12T00:00:00Z">
              <w:r>
                <w:rPr>
                  <w:rFonts w:hint="eastAsia" w:ascii="微软雅黑 Light" w:hAnsi="微软雅黑 Light" w:eastAsia="微软雅黑 Light"/>
                  <w:color w:val="C00000"/>
                  <w:sz w:val="21"/>
                  <w:szCs w:val="21"/>
                </w:rPr>
                <w:t xml:space="preserve">文档明确"子系统一是必需的"（创新点部分），子系统二、三为可选增强模块，可按需独立或组合使用（发明人已确认四种部署组合）：(1) 仅部署子系统一：提供高精度定位能力（定位方法独立应用场景，见总述 Q2）；(2) 子系统一 + 子系统三：在定位基础上提供空间智能 AR 体验（意图识别、POI 查询、锚点生成、WebXR 融合）；(3) 子系统一 + 子系统二：用于开发测试阶段，通过离线回放降低调试成本；(4) 三子系统齐全：完整方案。子系统二、三均强依赖子系统一（通过 fusionupdate 事件获取定位），故子系统一不可省略。</w:t>
              </w:r>
            </w:ins>
          </w:p>
          <w:p w14:paraId="1E43D65B" w14:textId="1492ABE9" w:rsidR="005E55A8" w:rsidRDefault="0092509F">
            <w:pPr>
              <w:rPr>
                <w:ins w:id="35" w:author="kyx" w:date="2026-08-04T18:01:00Z" w16du:dateUtc="2026-08-04T10:01:00Z"/>
                <w:rFonts w:ascii="微软雅黑 Light" w:eastAsia="微软雅黑 Light" w:hAnsi="微软雅黑 Light" w:hint="eastAsia"/>
                <w:b/>
                <w:sz w:val="22"/>
                <w:szCs w:val="22"/>
              </w:rPr>
            </w:pPr>
            <w:ins w:id="36" w:author="kyx" w:date="2026-08-04T18:01:00Z" w16du:dateUtc="2026-08-04T10:01:00Z">
              <w:r>
                <w:rPr>
                  <w:rFonts w:ascii="微软雅黑 Light" w:eastAsia="微软雅黑 Light" w:hAnsi="微软雅黑 Light" w:hint="eastAsia"/>
                  <w:b/>
                  <w:sz w:val="22"/>
                  <w:szCs w:val="22"/>
                </w:rPr>
                <w:lastRenderedPageBreak/>
                <w:t>Q2，子系统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和子系统三</w:t>
              </w:r>
            </w:ins>
            <w:ins w:id="37" w:author="kyx" w:date="2026-08-04T18:02:00Z" w16du:dateUtc="2026-08-04T10:02:00Z">
              <w:r>
                <w:rPr>
                  <w:rFonts w:ascii="微软雅黑 Light" w:eastAsia="微软雅黑 Light" w:hAnsi="微软雅黑 Light" w:hint="eastAsia"/>
                  <w:b/>
                  <w:sz w:val="22"/>
                  <w:szCs w:val="22"/>
                </w:rPr>
                <w:t>布设于移动端？比如</w:t>
              </w:r>
              <w:r w:rsidR="002103E8">
                <w:rPr>
                  <w:rFonts w:ascii="微软雅黑 Light" w:eastAsia="微软雅黑 Light" w:hAnsi="微软雅黑 Light" w:hint="eastAsia"/>
                  <w:b/>
                  <w:sz w:val="22"/>
                  <w:szCs w:val="22"/>
                </w:rPr>
                <w:t>常规</w:t>
              </w:r>
              <w:r>
                <w:rPr>
                  <w:rFonts w:ascii="微软雅黑 Light" w:eastAsia="微软雅黑 Light" w:hAnsi="微软雅黑 Light" w:hint="eastAsia"/>
                  <w:b/>
                  <w:sz w:val="22"/>
                  <w:szCs w:val="22"/>
                </w:rPr>
                <w:t>用户</w:t>
              </w:r>
              <w:r w:rsidR="002103E8">
                <w:rPr>
                  <w:rFonts w:ascii="微软雅黑 Light" w:eastAsia="微软雅黑 Light" w:hAnsi="微软雅黑 Light" w:hint="eastAsia"/>
                  <w:b/>
                  <w:sz w:val="22"/>
                  <w:szCs w:val="22"/>
                </w:rPr>
                <w:t>的</w:t>
              </w:r>
              <w:r>
                <w:rPr>
                  <w:rFonts w:ascii="微软雅黑 Light" w:eastAsia="微软雅黑 Light" w:hAnsi="微软雅黑 Light" w:hint="eastAsia"/>
                  <w:b/>
                  <w:sz w:val="22"/>
                  <w:szCs w:val="22"/>
                </w:rPr>
                <w:t>手机上？子系统</w:t>
              </w:r>
              <w:proofErr w:type="gramStart"/>
              <w:r>
                <w:rPr>
                  <w:rFonts w:ascii="微软雅黑 Light" w:eastAsia="微软雅黑 Light" w:hAnsi="微软雅黑 Light" w:hint="eastAsia"/>
                  <w:b/>
                  <w:sz w:val="22"/>
                  <w:szCs w:val="22"/>
                </w:rPr>
                <w:t>二</w:t>
              </w:r>
              <w:r w:rsidR="002103E8">
                <w:rPr>
                  <w:rFonts w:ascii="微软雅黑 Light" w:eastAsia="微软雅黑 Light" w:hAnsi="微软雅黑 Light" w:hint="eastAsia"/>
                  <w:b/>
                  <w:sz w:val="22"/>
                  <w:szCs w:val="22"/>
                </w:rPr>
                <w:t>是否</w:t>
              </w:r>
              <w:proofErr w:type="gramEnd"/>
              <w:r w:rsidR="002103E8">
                <w:rPr>
                  <w:rFonts w:ascii="微软雅黑 Light" w:eastAsia="微软雅黑 Light" w:hAnsi="微软雅黑 Light" w:hint="eastAsia"/>
                  <w:b/>
                  <w:sz w:val="22"/>
                  <w:szCs w:val="22"/>
                </w:rPr>
                <w:t>需要单独布设在研发人员的客户端？还是也会集成在常规用户的移动端？</w:t>
              </w:r>
            </w:ins>
            <w:ins w:id="38" w:author="kyx" w:date="2026-08-02T11:19:00Z" w16du:dateUtc="2026-08-02T03:19:00Z">
              <w:r w:rsidR="004A2D7F">
                <w:rPr>
                  <w:rFonts w:ascii="微软雅黑 Light" w:eastAsia="微软雅黑 Light" w:hAnsi="微软雅黑 Light" w:hint="eastAsia"/>
                  <w:b/>
                  <w:sz w:val="22"/>
                  <w:szCs w:val="22"/>
                </w:rPr>
                <w:t xml:space="preserve"> </w:t>
              </w:r>
            </w:ins>
          </w:p>
          <w:p>
            <w:pPr>
              <w:spacing w:before="60" w:after="60"/>
            </w:pPr>
            <w:ins w:id="2007" w:author="王鑫" w:date="2026-08-12T00:00:00Z">
              <w:r>
                <w:rPr>
                  <w:rFonts w:hint="eastAsia" w:ascii="微软雅黑 Light" w:hAnsi="微软雅黑 Light" w:eastAsia="微软雅黑 Light"/>
                  <w:b/>
                  <w:color w:val="C00000"/>
                  <w:sz w:val="21"/>
                  <w:szCs w:val="21"/>
                </w:rPr>
                <w:t xml:space="preserve">【答复】</w:t>
              </w:r>
            </w:ins>
            <w:ins w:id="2008" w:author="王鑫" w:date="2026-08-12T00:00:00Z">
              <w:r>
                <w:rPr>
                  <w:rFonts w:hint="eastAsia" w:ascii="微软雅黑 Light" w:hAnsi="微软雅黑 Light" w:eastAsia="微软雅黑 Light"/>
                  <w:color w:val="C00000"/>
                  <w:sz w:val="21"/>
                  <w:szCs w:val="21"/>
                </w:rPr>
                <w:t xml:space="preserve">**发明人确认：子系统一与子系统三部署于常规用户移动端（移动端 WebXR 环境）**；子系统二（离线轨迹录制与仿真回放）**仅部署于研发/测试人员客户端，不集成于常规用户移动端**。子系统二通过 fakeGps() 注入接口与子系统一解耦，回放模式对子系统三完全透明——研发环境与用户环境使用同一套子系统一、三代码，仅数据来源不同（真实传感器 vs fakeGps 注入）。</w:t>
              </w:r>
            </w:ins>
          </w:p>
          <w:p w14:paraId="7989121C" w14:textId="77777777" w:rsidR="0092509F" w:rsidRDefault="0092509F">
            <w:pPr>
              <w:rPr>
                <w:rFonts w:ascii="微软雅黑 Light" w:eastAsia="微软雅黑 Light" w:hAnsi="微软雅黑 Light" w:hint="eastAsia"/>
                <w:b/>
                <w:sz w:val="22"/>
                <w:szCs w:val="22"/>
              </w:rPr>
            </w:pPr>
          </w:p>
          <w:p w14:paraId="2B831AD4" w14:textId="77777777" w:rsidR="005E55A8" w:rsidRDefault="00000000">
            <w:pPr>
              <w:rPr>
                <w:rFonts w:ascii="微软雅黑 Light" w:eastAsia="微软雅黑 Light" w:hAnsi="微软雅黑 Light" w:hint="eastAsia"/>
                <w:b/>
                <w:sz w:val="22"/>
                <w:szCs w:val="22"/>
              </w:rPr>
            </w:pPr>
            <w:r w:rsidRPr="00F32153">
              <w:rPr>
                <w:rFonts w:ascii="微软雅黑 Light" w:eastAsia="微软雅黑 Light" w:hAnsi="微软雅黑 Light" w:hint="eastAsia"/>
                <w:b/>
                <w:sz w:val="22"/>
                <w:szCs w:val="22"/>
                <w:highlight w:val="yellow"/>
              </w:rPr>
              <w:t>相比现有技术，本发明具有以下有益效果：</w:t>
            </w:r>
          </w:p>
          <w:p w14:paraId="5FA91294"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1. 定位精度与可用性的双重提升</w:t>
            </w:r>
          </w:p>
          <w:p w14:paraId="743A904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GPS+VPS融合将定位精度从5-10米提升至1-2米，满足AR应用虚实对齐需求；</w:t>
            </w:r>
          </w:p>
          <w:p w14:paraId="05BCFB5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时效性融合决策实现精度与可用性的动态平衡：VPS可用时使用高精度定位，VPS失效时自动降级至GPS兜底，避免定位中断；</w:t>
            </w:r>
          </w:p>
          <w:p w14:paraId="3E01DC8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EKF融合将输出频率从1Hz提升至50Hz，提供更平滑的定位轨迹。</w:t>
            </w:r>
          </w:p>
          <w:p w14:paraId="687687FA"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2. 坐标系一致性保障虚实对齐精度</w:t>
            </w:r>
          </w:p>
          <w:p w14:paraId="264B669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两阶段坐标转换链路（ECEF→WGS84→GCJ02纠偏）解决中国地区坐标系偏移问题，消除20-500米系统性偏差；</w:t>
            </w:r>
          </w:p>
          <w:p w14:paraId="35ABE13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统一的Web Mercator坐标系为多</w:t>
            </w:r>
            <w:proofErr w:type="gramStart"/>
            <w:r>
              <w:rPr>
                <w:rFonts w:ascii="微软雅黑 Light" w:eastAsia="微软雅黑 Light" w:hAnsi="微软雅黑 Light" w:hint="eastAsia"/>
                <w:b/>
                <w:sz w:val="22"/>
                <w:szCs w:val="22"/>
              </w:rPr>
              <w:t>源数据</w:t>
            </w:r>
            <w:proofErr w:type="gramEnd"/>
            <w:r>
              <w:rPr>
                <w:rFonts w:ascii="微软雅黑 Light" w:eastAsia="微软雅黑 Light" w:hAnsi="微软雅黑 Light" w:hint="eastAsia"/>
                <w:b/>
                <w:sz w:val="22"/>
                <w:szCs w:val="22"/>
              </w:rPr>
              <w:t>融合和Three.js世界坐标转换提供基准。</w:t>
            </w:r>
          </w:p>
          <w:p>
            <w:pPr>
              <w:spacing w:before="60" w:after="60"/>
            </w:pPr>
            <w:ins w:id="2009" w:author="王鑫" w:date="2026-08-12T00:00:00Z">
              <w:r>
                <w:rPr>
                  <w:rFonts w:hint="eastAsia" w:ascii="微软雅黑 Light" w:hAnsi="微软雅黑 Light" w:eastAsia="微软雅黑 Light"/>
                  <w:b/>
                  <w:color w:val="C00000"/>
                  <w:sz w:val="21"/>
                  <w:szCs w:val="21"/>
                </w:rPr>
                <w:t xml:space="preserve">【答复】</w:t>
              </w:r>
            </w:ins>
            <w:ins w:id="2010" w:author="王鑫" w:date="2026-08-12T00:00:00Z">
              <w:r>
                <w:rPr>
                  <w:rFonts w:hint="eastAsia" w:ascii="微软雅黑 Light" w:hAnsi="微软雅黑 Light" w:eastAsia="微软雅黑 Light"/>
                  <w:color w:val="C00000"/>
                  <w:sz w:val="21"/>
                  <w:szCs w:val="21"/>
                </w:rPr>
                <w:t xml:space="preserve">文档在子系统一的(3)坐标转换模块节中确实提到了 Web Mercator 坐标系，原文为："坐标系建立：以设备初始化时首次GPS定位的经纬度为原点，建立Web Mercator投影坐标系（EPSG:3857），为Three.js世界坐标转换提供基准。"具体体现为：系统启动后，以首次 GPS 定位的 WGS84 经纬度作为局部坐标原点，将该原点及后续所有定位结果（经纬度）通过 Web Mercator 投影公式转换为以米为单位的平面坐标(x,y)，这样 GPS、VPS 转换后的位置以及 EKF 状态向量中的 x,y 均在统一的 Web Mercator 投影坐标系下表示。Three.js 渲染引擎直接使用该平面坐标即可将 3D 场景中的虚拟物体与真实地理位置对齐。基于 Web Mercator 进行坐标融合和转换是现有技术。Web Mercator（EPSG:3857）自 2005 年 Google Maps 采用以来已成为 Web 地图的事实标准，被 OpenStreetMap、Bing Maps、Mapbox 等几乎所有在线地图服务使用，其正向/逆向投影公式（x=λ, y=ln[tan(π/4+φ/2)]）是公开的数学定义。在以地理定位为基础的 AR/3D 应用中，将 WGS84 经纬度经 Web Mercator 投影转换为局部平面坐标进行渲染，是业界常见做法（如 Cesium、Mapbox GL JS、Three.js 的地理定位示例等）。</w:t>
              </w:r>
            </w:ins>
          </w:p>
          <w:p w14:paraId="1DEAAD9B"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t>3. 离线仿真降低开发测试成本</w:t>
            </w:r>
          </w:p>
          <w:p w14:paraId="4F12CB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真实现场录制一次轨迹数据，可在实验室环境无限次回放，避免反复现场测试；</w:t>
            </w:r>
          </w:p>
          <w:p>
            <w:pPr>
              <w:spacing w:before="60" w:after="60"/>
            </w:pPr>
            <w:ins w:id="2011" w:author="王鑫" w:date="2026-08-12T00:00:00Z">
              <w:r>
                <w:rPr>
                  <w:rFonts w:hint="eastAsia" w:ascii="微软雅黑 Light" w:hAnsi="微软雅黑 Light" w:eastAsia="微软雅黑 Light"/>
                  <w:b/>
                  <w:color w:val="C00000"/>
                  <w:sz w:val="21"/>
                  <w:szCs w:val="21"/>
                </w:rPr>
                <w:t xml:space="preserve">【答复】</w:t>
              </w:r>
            </w:ins>
            <w:ins w:id="2012" w:author="王鑫" w:date="2026-08-12T00:00:00Z">
              <w:r>
                <w:rPr>
                  <w:rFonts w:hint="eastAsia" w:ascii="微软雅黑 Light" w:hAnsi="微软雅黑 Light" w:eastAsia="微软雅黑 Light"/>
                  <w:color w:val="C00000"/>
                  <w:sz w:val="21"/>
                  <w:szCs w:val="21"/>
                </w:rPr>
                <w:t xml:space="preserve">这句话描述的是一个开发效率工具的设计理念。(a) 核心概念：开发人员在真实物理环境中进行一次行走测试并录制轨迹，之后就可以在实验室环境中反复加载该轨迹文件，模拟 GPS 定位输入，无需再次前往现场。这在 AR 定位应用开发中非常有价值——避免了为复现某个定位问题而反复进行户外测试。(b) 区间选择：指从完整录制轨迹中选取一个时间子区间（如录制了 10 分钟的行走轨迹，只选择第 3-4 分钟这个出现定位异常的时间段），回放时只播放该区间内的数据点，从而聚焦于特定问题场景进行调试。(c) 循环播放：指对选定区间（或完整轨迹）进行重复回放，便于反复观察和调试同一场景下的系统行为。举例说明不同次回放的处理方式：每次回放时，DataSimulation 加载相同的 TrackRecord JSON 文件，按 1000ms 间隔逐点遍历，将 GCJ02 坐标还原为 WGS84 后调用 fakeGps() 注入 GlobalXrManager——每次回放的重放逻辑完全相同，要达到的效果是子系统三在每次回放中观察到的定位行为完全一致（可复现），便于开发人员定位和验证修复。此为推断：具体的区间选择 UI 交互方式和循环播放控制逻辑文档未详述。</w:t>
              </w:r>
            </w:ins>
          </w:p>
          <w:p w14:paraId="1F15F68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区间选择和循环播放功能聚焦特定问题场景，提升调试效率；</w:t>
            </w:r>
          </w:p>
          <w:p w14:paraId="28A014C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GPS信号注入机制实现测试系统与定位系统的解耦，回放模式下整套AR系统透明工作。</w:t>
            </w:r>
          </w:p>
          <w:p w14:paraId="204AE24D" w14:textId="77777777" w:rsidR="005E55A8" w:rsidRPr="00F32153" w:rsidRDefault="00000000">
            <w:pPr>
              <w:rPr>
                <w:rFonts w:ascii="微软雅黑 Light" w:eastAsia="微软雅黑 Light" w:hAnsi="微软雅黑 Light" w:hint="eastAsia"/>
                <w:b/>
                <w:color w:val="0070C0"/>
                <w:sz w:val="22"/>
                <w:szCs w:val="22"/>
              </w:rPr>
            </w:pPr>
            <w:r w:rsidRPr="00F32153">
              <w:rPr>
                <w:rFonts w:ascii="微软雅黑 Light" w:eastAsia="微软雅黑 Light" w:hAnsi="微软雅黑 Light" w:hint="eastAsia"/>
                <w:b/>
                <w:color w:val="0070C0"/>
                <w:sz w:val="22"/>
                <w:szCs w:val="22"/>
              </w:rPr>
              <w:lastRenderedPageBreak/>
              <w:t>4. 智能化AR体验提升用户满意度</w:t>
            </w:r>
          </w:p>
          <w:p w14:paraId="73D8780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多模态意图识别（语音0.4 + 交互0.3 + 轨迹0.2 + 上下文0.1）相比传统单一关键词匹配，提高意图判断准确性；</w:t>
            </w:r>
          </w:p>
          <w:p w14:paraId="5282103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根据意图自动筛选和显示相关POI，操作次数降低80%（传统方案需手动切换类别，每次3-5次操作；本方案用户说一次即可）；</w:t>
            </w:r>
          </w:p>
          <w:p w14:paraId="62B40BA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自动生成情境化虚拟场景（学区围栏、动态放学场景），提供仿佛人工中介陪伴讲解的智能体验；</w:t>
            </w:r>
          </w:p>
          <w:p w14:paraId="3030F0E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光影融合实现虚拟物体与真实环境光照、阴影、深度遮挡一致，提升沉浸感。</w:t>
            </w:r>
          </w:p>
          <w:p w14:paraId="609757FD" w14:textId="44B749FE" w:rsidR="005E55A8" w:rsidRDefault="00FF647E">
            <w:pPr>
              <w:rPr>
                <w:rFonts w:ascii="微软雅黑 Light" w:eastAsia="微软雅黑 Light" w:hAnsi="微软雅黑 Light" w:hint="eastAsia"/>
                <w:b/>
                <w:sz w:val="22"/>
                <w:szCs w:val="22"/>
              </w:rPr>
            </w:pPr>
            <w:ins w:id="39" w:author="kyx" w:date="2026-07-31T10:00:00Z" w16du:dateUtc="2026-07-31T02:00:00Z">
              <w:r>
                <w:rPr>
                  <w:rFonts w:ascii="微软雅黑 Light" w:eastAsia="微软雅黑 Light" w:hAnsi="微软雅黑 Light" w:hint="eastAsia"/>
                  <w:b/>
                  <w:sz w:val="22"/>
                  <w:szCs w:val="22"/>
                </w:rPr>
                <w:t>疑问：以上效果</w:t>
              </w:r>
            </w:ins>
            <w:ins w:id="40" w:author="kyx" w:date="2026-07-31T10:01:00Z" w16du:dateUtc="2026-07-31T02:01:00Z">
              <w:r>
                <w:rPr>
                  <w:rFonts w:ascii="微软雅黑 Light" w:eastAsia="微软雅黑 Light" w:hAnsi="微软雅黑 Light" w:hint="eastAsia"/>
                  <w:b/>
                  <w:sz w:val="22"/>
                  <w:szCs w:val="22"/>
                </w:rPr>
                <w:t>与现有技术相比，</w:t>
              </w:r>
            </w:ins>
            <w:ins w:id="41" w:author="kyx" w:date="2026-07-31T10:00:00Z" w16du:dateUtc="2026-07-31T02:00:00Z">
              <w:r>
                <w:rPr>
                  <w:rFonts w:ascii="微软雅黑 Light" w:eastAsia="微软雅黑 Light" w:hAnsi="微软雅黑 Light" w:hint="eastAsia"/>
                  <w:b/>
                  <w:sz w:val="22"/>
                  <w:szCs w:val="22"/>
                </w:rPr>
                <w:t>哪个最为核心</w:t>
              </w:r>
            </w:ins>
            <w:ins w:id="42" w:author="kyx" w:date="2026-08-02T12:15:00Z" w16du:dateUtc="2026-08-02T04:15:00Z">
              <w:r w:rsidR="00C7279C">
                <w:rPr>
                  <w:rFonts w:ascii="微软雅黑 Light" w:eastAsia="微软雅黑 Light" w:hAnsi="微软雅黑 Light" w:hint="eastAsia"/>
                  <w:b/>
                  <w:sz w:val="22"/>
                  <w:szCs w:val="22"/>
                </w:rPr>
                <w:t>或</w:t>
              </w:r>
              <w:proofErr w:type="gramStart"/>
              <w:r w:rsidR="00C7279C">
                <w:rPr>
                  <w:rFonts w:ascii="微软雅黑 Light" w:eastAsia="微软雅黑 Light" w:hAnsi="微软雅黑 Light" w:hint="eastAsia"/>
                  <w:b/>
                  <w:sz w:val="22"/>
                  <w:szCs w:val="22"/>
                </w:rPr>
                <w:t>最</w:t>
              </w:r>
              <w:proofErr w:type="gramEnd"/>
              <w:r w:rsidR="00C7279C">
                <w:rPr>
                  <w:rFonts w:ascii="微软雅黑 Light" w:eastAsia="微软雅黑 Light" w:hAnsi="微软雅黑 Light" w:hint="eastAsia"/>
                  <w:b/>
                  <w:sz w:val="22"/>
                  <w:szCs w:val="22"/>
                </w:rPr>
                <w:t>基础，是高</w:t>
              </w:r>
            </w:ins>
            <w:ins w:id="43" w:author="kyx" w:date="2026-08-02T12:16:00Z" w16du:dateUtc="2026-08-02T04:16:00Z">
              <w:r w:rsidR="00C7279C">
                <w:rPr>
                  <w:rFonts w:ascii="微软雅黑 Light" w:eastAsia="微软雅黑 Light" w:hAnsi="微软雅黑 Light" w:hint="eastAsia"/>
                  <w:b/>
                  <w:sz w:val="22"/>
                  <w:szCs w:val="22"/>
                </w:rPr>
                <w:t>精度</w:t>
              </w:r>
            </w:ins>
            <w:ins w:id="44" w:author="kyx" w:date="2026-08-02T12:15:00Z" w16du:dateUtc="2026-08-02T04:15:00Z">
              <w:r w:rsidR="00C7279C">
                <w:rPr>
                  <w:rFonts w:ascii="微软雅黑 Light" w:eastAsia="微软雅黑 Light" w:hAnsi="微软雅黑 Light" w:hint="eastAsia"/>
                  <w:b/>
                  <w:sz w:val="22"/>
                  <w:szCs w:val="22"/>
                </w:rPr>
                <w:t>定位</w:t>
              </w:r>
            </w:ins>
            <w:ins w:id="45" w:author="kyx" w:date="2026-08-02T16:29:00Z" w16du:dateUtc="2026-08-02T08:29:00Z">
              <w:r w:rsidR="00903C36">
                <w:rPr>
                  <w:rFonts w:ascii="微软雅黑 Light" w:eastAsia="微软雅黑 Light" w:hAnsi="微软雅黑 Light" w:hint="eastAsia"/>
                  <w:b/>
                  <w:sz w:val="22"/>
                  <w:szCs w:val="22"/>
                </w:rPr>
                <w:t>么，其它效果都是</w:t>
              </w:r>
            </w:ins>
            <w:ins w:id="46" w:author="kyx" w:date="2026-08-02T12:16:00Z" w16du:dateUtc="2026-08-02T04:16:00Z">
              <w:r w:rsidR="00C7279C">
                <w:rPr>
                  <w:rFonts w:ascii="微软雅黑 Light" w:eastAsia="微软雅黑 Light" w:hAnsi="微软雅黑 Light" w:hint="eastAsia"/>
                  <w:b/>
                  <w:sz w:val="22"/>
                  <w:szCs w:val="22"/>
                </w:rPr>
                <w:t>在高精度定位的基础上</w:t>
              </w:r>
            </w:ins>
            <w:ins w:id="47" w:author="kyx" w:date="2026-08-02T16:29:00Z" w16du:dateUtc="2026-08-02T08:29:00Z">
              <w:r w:rsidR="00903C36">
                <w:rPr>
                  <w:rFonts w:ascii="微软雅黑 Light" w:eastAsia="微软雅黑 Light" w:hAnsi="微软雅黑 Light" w:hint="eastAsia"/>
                  <w:b/>
                  <w:sz w:val="22"/>
                  <w:szCs w:val="22"/>
                </w:rPr>
                <w:t>实现的？</w:t>
              </w:r>
            </w:ins>
          </w:p>
          <w:p>
            <w:pPr>
              <w:spacing w:before="60" w:after="60"/>
            </w:pPr>
            <w:ins w:id="2013" w:author="王鑫" w:date="2026-08-12T00:00:00Z">
              <w:r>
                <w:rPr>
                  <w:rFonts w:hint="eastAsia" w:ascii="微软雅黑 Light" w:hAnsi="微软雅黑 Light" w:eastAsia="微软雅黑 Light"/>
                  <w:b/>
                  <w:color w:val="C00000"/>
                  <w:sz w:val="21"/>
                  <w:szCs w:val="21"/>
                </w:rPr>
                <w:t xml:space="preserve">【答复】</w:t>
              </w:r>
            </w:ins>
            <w:ins w:id="2014" w:author="王鑫" w:date="2026-08-12T00:00:00Z">
              <w:r>
                <w:rPr>
                  <w:rFonts w:hint="eastAsia" w:ascii="微软雅黑 Light" w:hAnsi="微软雅黑 Light" w:eastAsia="微软雅黑 Light"/>
                  <w:color w:val="C00000"/>
                  <w:sz w:val="21"/>
                  <w:szCs w:val="21"/>
                </w:rPr>
                <w:t xml:space="preserve">**发明人确认：三大子系统价值并列，不存在单一"最核心"效果**——子系统一（高精度定位）是基础支撑（精度 5-10m → 1-2m、坐标系纠偏消除 20-500m 偏差），子系统二（离线录制回放）解决开发测试成本问题（避免反复现场测试），子系统三（空间智能代理）提供差异化用户体验（意图识别、情境化场景生成、WebXR 光影融合）。三者相互支撑构成完整方案。专利撰写建议：不将核心限定于高精度定位，可表述为"以多源融合高精度定位为基础、以虚实融合智能体验与离线仿真验证为目标的协同系统"。</w:t>
              </w:r>
            </w:ins>
          </w:p>
        </w:tc>
      </w:tr>
      <w:tr w:rsidR="005E55A8" w14:paraId="1634EF4C" w14:textId="77777777">
        <w:trPr>
          <w:trHeight w:val="648"/>
          <w:jc w:val="center"/>
        </w:trPr>
        <w:tc>
          <w:tcPr>
            <w:tcW w:w="5000" w:type="pct"/>
            <w:gridSpan w:val="3"/>
            <w:tcBorders>
              <w:top w:val="single" w:sz="18" w:space="0" w:color="auto"/>
              <w:left w:val="single" w:sz="18" w:space="0" w:color="auto"/>
              <w:bottom w:val="single" w:sz="12" w:space="0" w:color="auto"/>
              <w:right w:val="single" w:sz="18" w:space="0" w:color="auto"/>
            </w:tcBorders>
            <w:vAlign w:val="center"/>
          </w:tcPr>
          <w:p w14:paraId="00A35D0A"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2"/>
                <w:szCs w:val="22"/>
                <w:lang w:eastAsia="zh-TW"/>
              </w:rPr>
            </w:pPr>
            <w:r>
              <w:rPr>
                <w:rFonts w:ascii="微软雅黑 Light" w:eastAsia="微软雅黑 Light" w:hAnsi="微软雅黑 Light" w:cs="Arial" w:hint="eastAsia"/>
                <w:b/>
                <w:sz w:val="24"/>
              </w:rPr>
              <w:lastRenderedPageBreak/>
              <w:t>描述完整的技术方案（过程）</w:t>
            </w:r>
          </w:p>
        </w:tc>
      </w:tr>
      <w:tr w:rsidR="005E55A8" w14:paraId="08A7260E" w14:textId="77777777">
        <w:trPr>
          <w:trHeight w:val="90"/>
          <w:jc w:val="center"/>
        </w:trPr>
        <w:tc>
          <w:tcPr>
            <w:tcW w:w="5000" w:type="pct"/>
            <w:gridSpan w:val="3"/>
            <w:tcBorders>
              <w:top w:val="single" w:sz="12" w:space="0" w:color="auto"/>
              <w:left w:val="single" w:sz="18" w:space="0" w:color="auto"/>
              <w:bottom w:val="nil"/>
              <w:right w:val="single" w:sz="18" w:space="0" w:color="auto"/>
            </w:tcBorders>
          </w:tcPr>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9"/>
            </w:tblGrid>
            <w:tr w:rsidR="005E55A8" w14:paraId="1C4B7FE4" w14:textId="77777777">
              <w:trPr>
                <w:trHeight w:val="90"/>
                <w:jc w:val="center"/>
              </w:trPr>
              <w:tc>
                <w:tcPr>
                  <w:tcW w:w="5000" w:type="pct"/>
                  <w:tcBorders>
                    <w:bottom w:val="single" w:sz="4" w:space="0" w:color="auto"/>
                  </w:tcBorders>
                  <w:shd w:val="clear" w:color="auto" w:fill="D8D8D8"/>
                </w:tcPr>
                <w:p w14:paraId="07CD05F7"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59264" behindDoc="0" locked="0" layoutInCell="1" allowOverlap="1" wp14:anchorId="64EEE13C" wp14:editId="3B43B934">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建议：</w:t>
                  </w:r>
                </w:p>
                <w:p w14:paraId="5F6A7B0E"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3360" behindDoc="0" locked="0" layoutInCell="1" allowOverlap="1" wp14:anchorId="3024C3C7" wp14:editId="0D777280">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可以贴流程图、时序图、泳道图、界面截图、数据结构示意图等各种帮助说明方案的附图、贴wiki、或网上资料链接</w:t>
                  </w:r>
                </w:p>
                <w:p w14:paraId="12FFB1A0"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5408" behindDoc="0" locked="0" layoutInCell="1" allowOverlap="1" wp14:anchorId="3A705DBC" wp14:editId="03C8C8D9">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r>
                    <w:rPr>
                      <w:rFonts w:ascii="微软雅黑 Light" w:eastAsia="微软雅黑 Light" w:hAnsi="微软雅黑 Light" w:hint="eastAsia"/>
                      <w:color w:val="000000"/>
                      <w:sz w:val="22"/>
                      <w:szCs w:val="22"/>
                    </w:rPr>
                    <w:t>尽可能以向本领域技术小白（仅掌握基础知识、能够上网搜索常见技术术语定义）介绍的方式介绍本方案</w:t>
                  </w:r>
                </w:p>
                <w:p w14:paraId="764E07B6" w14:textId="77777777" w:rsidR="005E55A8" w:rsidRDefault="00000000">
                  <w:pPr>
                    <w:ind w:firstLineChars="200" w:firstLine="440"/>
                    <w:rPr>
                      <w:rFonts w:ascii="微软雅黑 Light" w:eastAsia="微软雅黑 Light" w:hAnsi="微软雅黑 Light" w:hint="eastAsia"/>
                      <w:color w:val="000000"/>
                      <w:sz w:val="22"/>
                      <w:szCs w:val="22"/>
                    </w:rPr>
                  </w:pPr>
                  <w:r>
                    <w:rPr>
                      <w:rFonts w:ascii="微软雅黑 Light" w:eastAsia="微软雅黑 Light" w:hAnsi="微软雅黑 Light" w:hint="eastAsia"/>
                      <w:color w:val="000000"/>
                      <w:sz w:val="22"/>
                      <w:szCs w:val="22"/>
                    </w:rPr>
                    <w:t>如果使用公司内部特有的名称、缩略语等，请提供解释</w:t>
                  </w:r>
                  <w:r>
                    <w:rPr>
                      <w:rFonts w:ascii="微软雅黑 Light" w:eastAsia="微软雅黑 Light" w:hAnsi="微软雅黑 Light" w:hint="eastAsia"/>
                      <w:b/>
                      <w:bCs/>
                      <w:noProof/>
                      <w:color w:val="000000"/>
                      <w:sz w:val="22"/>
                      <w:szCs w:val="22"/>
                    </w:rPr>
                    <w:drawing>
                      <wp:anchor distT="0" distB="0" distL="114300" distR="114300" simplePos="0" relativeHeight="251664384" behindDoc="0" locked="0" layoutInCell="1" allowOverlap="1" wp14:anchorId="48CDCE40" wp14:editId="1A6E478B">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228600" cy="228600"/>
                                </a:xfrm>
                                <a:prstGeom prst="rect">
                                  <a:avLst/>
                                </a:prstGeom>
                                <a:noFill/>
                                <a:ln>
                                  <a:noFill/>
                                </a:ln>
                              </pic:spPr>
                            </pic:pic>
                          </a:graphicData>
                        </a:graphic>
                      </wp:anchor>
                    </w:drawing>
                  </w:r>
                </w:p>
                <w:p w14:paraId="2A8AC0FD" w14:textId="77777777" w:rsidR="005E55A8" w:rsidRDefault="00000000">
                  <w:pPr>
                    <w:ind w:firstLineChars="200" w:firstLine="440"/>
                    <w:rPr>
                      <w:rFonts w:ascii="微软雅黑 Light" w:eastAsia="微软雅黑 Light" w:hAnsi="微软雅黑 Light" w:hint="eastAsia"/>
                      <w:b/>
                      <w:bCs/>
                      <w:color w:val="000000"/>
                      <w:sz w:val="22"/>
                      <w:szCs w:val="22"/>
                    </w:rPr>
                  </w:pPr>
                  <w:r>
                    <w:rPr>
                      <w:rFonts w:ascii="微软雅黑 Light" w:eastAsia="微软雅黑 Light" w:hAnsi="微软雅黑 Light" w:hint="eastAsia"/>
                      <w:b/>
                      <w:bCs/>
                      <w:noProof/>
                      <w:color w:val="000000"/>
                      <w:sz w:val="22"/>
                      <w:szCs w:val="22"/>
                    </w:rPr>
                    <w:drawing>
                      <wp:anchor distT="0" distB="0" distL="114300" distR="114300" simplePos="0" relativeHeight="251660288" behindDoc="0" locked="0" layoutInCell="1" allowOverlap="1" wp14:anchorId="13BB4E41" wp14:editId="13B5D448">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000000"/>
                      <w:sz w:val="22"/>
                      <w:szCs w:val="22"/>
                    </w:rPr>
                    <w:t>不建议：</w:t>
                  </w:r>
                </w:p>
                <w:p w14:paraId="281A64BB" w14:textId="77777777" w:rsidR="005E55A8" w:rsidRDefault="00000000">
                  <w:pPr>
                    <w:ind w:firstLineChars="200" w:firstLine="440"/>
                    <w:rPr>
                      <w:rFonts w:ascii="微软雅黑 Light" w:eastAsia="微软雅黑 Light" w:hAnsi="微软雅黑 Light" w:hint="eastAsia"/>
                      <w:b/>
                      <w:color w:val="FF0000"/>
                      <w:sz w:val="22"/>
                      <w:szCs w:val="22"/>
                      <w:u w:val="single"/>
                    </w:rPr>
                  </w:pPr>
                  <w:r>
                    <w:rPr>
                      <w:rFonts w:ascii="微软雅黑 Light" w:eastAsia="微软雅黑 Light" w:hAnsi="微软雅黑 Light" w:hint="eastAsia"/>
                      <w:b/>
                      <w:bCs/>
                      <w:noProof/>
                      <w:color w:val="000000"/>
                      <w:sz w:val="22"/>
                      <w:szCs w:val="22"/>
                    </w:rPr>
                    <w:lastRenderedPageBreak/>
                    <w:drawing>
                      <wp:anchor distT="0" distB="0" distL="114300" distR="114300" simplePos="0" relativeHeight="251661312" behindDoc="0" locked="0" layoutInCell="1" allowOverlap="1" wp14:anchorId="419D7844" wp14:editId="511BA5B0">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color w:val="FF0000"/>
                      <w:sz w:val="22"/>
                      <w:szCs w:val="22"/>
                      <w:u w:val="single"/>
                    </w:rPr>
                    <w:t>贴代码、用类名描述方法而不写该方法的输入输出和功能、非常见缩写不加解释</w:t>
                  </w:r>
                </w:p>
                <w:p w14:paraId="179723F7" w14:textId="77777777" w:rsidR="005E55A8" w:rsidRDefault="00000000">
                  <w:pPr>
                    <w:ind w:firstLineChars="200" w:firstLine="440"/>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noProof/>
                      <w:color w:val="000000"/>
                      <w:sz w:val="22"/>
                      <w:szCs w:val="22"/>
                    </w:rPr>
                    <w:drawing>
                      <wp:anchor distT="0" distB="0" distL="114300" distR="114300" simplePos="0" relativeHeight="251662336" behindDoc="0" locked="0" layoutInCell="1" allowOverlap="1" wp14:anchorId="2CB03ABD" wp14:editId="7FCA2A6A">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ascii="微软雅黑 Light" w:eastAsia="微软雅黑 Light" w:hAnsi="微软雅黑 Light" w:hint="eastAsia"/>
                      <w:b/>
                      <w:bCs/>
                      <w:color w:val="FF0000"/>
                      <w:sz w:val="22"/>
                      <w:szCs w:val="22"/>
                      <w:u w:val="single"/>
                    </w:rPr>
                    <w:t>只写“做出了什么结果”“实现了什么”，不写“怎么做的”</w:t>
                  </w:r>
                </w:p>
              </w:tc>
            </w:tr>
            <w:tr w:rsidR="005E55A8" w14:paraId="28DFD3AF" w14:textId="77777777">
              <w:trPr>
                <w:trHeight w:val="608"/>
                <w:jc w:val="center"/>
              </w:trPr>
              <w:tc>
                <w:tcPr>
                  <w:tcW w:w="5000" w:type="pct"/>
                  <w:tcBorders>
                    <w:top w:val="single" w:sz="4" w:space="0" w:color="auto"/>
                  </w:tcBorders>
                  <w:shd w:val="clear" w:color="auto" w:fill="D8D8D8"/>
                </w:tcPr>
                <w:p w14:paraId="17761A68" w14:textId="77777777" w:rsidR="005E55A8" w:rsidRDefault="00000000">
                  <w:pPr>
                    <w:rPr>
                      <w:rFonts w:ascii="微软雅黑 Light" w:eastAsia="微软雅黑 Light" w:hAnsi="微软雅黑 Light" w:hint="eastAsia"/>
                      <w:b/>
                      <w:bCs/>
                      <w:color w:val="000000"/>
                      <w:sz w:val="22"/>
                      <w:szCs w:val="22"/>
                      <w:u w:val="single"/>
                    </w:rPr>
                  </w:pPr>
                  <w:r>
                    <w:rPr>
                      <w:rFonts w:ascii="微软雅黑 Light" w:eastAsia="微软雅黑 Light" w:hAnsi="微软雅黑 Light" w:hint="eastAsia"/>
                      <w:b/>
                      <w:bCs/>
                      <w:color w:val="000000"/>
                      <w:sz w:val="22"/>
                      <w:szCs w:val="22"/>
                      <w:u w:val="single"/>
                    </w:rPr>
                    <w:lastRenderedPageBreak/>
                    <w:t>可以参考下面的方式来描述，但不限于此，能描述清楚方案即可</w:t>
                  </w:r>
                </w:p>
              </w:tc>
            </w:tr>
          </w:tbl>
          <w:p w14:paraId="2DC8BA7D" w14:textId="77777777" w:rsidR="005E55A8" w:rsidRDefault="005E55A8">
            <w:pPr>
              <w:rPr>
                <w:rFonts w:ascii="微软雅黑 Light" w:eastAsia="微软雅黑 Light" w:hAnsi="微软雅黑 Light" w:hint="eastAsia"/>
                <w:b/>
                <w:bCs/>
                <w:color w:val="000000"/>
                <w:sz w:val="22"/>
                <w:szCs w:val="22"/>
                <w:u w:val="single"/>
              </w:rPr>
            </w:pPr>
          </w:p>
        </w:tc>
      </w:tr>
      <w:tr w:rsidR="005E55A8" w14:paraId="59BEF613" w14:textId="77777777">
        <w:trPr>
          <w:trHeight w:val="90"/>
          <w:jc w:val="center"/>
        </w:trPr>
        <w:tc>
          <w:tcPr>
            <w:tcW w:w="5000" w:type="pct"/>
            <w:gridSpan w:val="3"/>
            <w:tcBorders>
              <w:top w:val="nil"/>
              <w:left w:val="single" w:sz="18" w:space="0" w:color="auto"/>
              <w:bottom w:val="single" w:sz="12" w:space="0" w:color="auto"/>
              <w:right w:val="single" w:sz="18" w:space="0" w:color="auto"/>
            </w:tcBorders>
          </w:tcPr>
          <w:p w14:paraId="06FDD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本发明提供一种面向移动端</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的多源融合定位与空间智能系统，由三个协同工作的子系统构成：</w:t>
            </w:r>
          </w:p>
          <w:p w14:paraId="53C856E3"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09CA28D6" wp14:editId="2B8D44D4">
                  <wp:extent cx="3978275" cy="3448050"/>
                  <wp:effectExtent l="0" t="0" r="952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3978275" cy="3448050"/>
                          </a:xfrm>
                          <a:prstGeom prst="rect">
                            <a:avLst/>
                          </a:prstGeom>
                          <a:noFill/>
                          <a:ln>
                            <a:noFill/>
                          </a:ln>
                        </pic:spPr>
                      </pic:pic>
                    </a:graphicData>
                  </a:graphic>
                </wp:inline>
              </w:drawing>
            </w:r>
          </w:p>
          <w:p w14:paraId="47BA16E9"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图1：系统总体架构图</w:t>
            </w:r>
          </w:p>
          <w:p w14:paraId="490DB75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b/>
                <w:sz w:val="22"/>
                <w:szCs w:val="22"/>
              </w:rPr>
              <w:t>图1说明：系统由三个子系统协同构成。</w:t>
            </w:r>
            <w:r w:rsidRPr="005A2C0E">
              <w:rPr>
                <w:rFonts w:ascii="微软雅黑 Light" w:eastAsia="微软雅黑 Light" w:hAnsi="微软雅黑 Light"/>
                <w:b/>
                <w:sz w:val="22"/>
                <w:szCs w:val="22"/>
                <w:highlight w:val="yellow"/>
              </w:rPr>
              <w:t>子系统</w:t>
            </w:r>
            <w:proofErr w:type="gramStart"/>
            <w:r w:rsidRPr="005A2C0E">
              <w:rPr>
                <w:rFonts w:ascii="微软雅黑 Light" w:eastAsia="微软雅黑 Light" w:hAnsi="微软雅黑 Light"/>
                <w:b/>
                <w:sz w:val="22"/>
                <w:szCs w:val="22"/>
                <w:highlight w:val="yellow"/>
              </w:rPr>
              <w:t>一</w:t>
            </w:r>
            <w:proofErr w:type="gramEnd"/>
            <w:r>
              <w:rPr>
                <w:rFonts w:ascii="微软雅黑 Light" w:eastAsia="微软雅黑 Light" w:hAnsi="微软雅黑 Light"/>
                <w:b/>
                <w:sz w:val="22"/>
                <w:szCs w:val="22"/>
              </w:rPr>
              <w:t>（多源信号融合定位）负责整合GPS粗定位与VPS精定位，经坐标转换（ECEF→WGS84→GCJ02纠偏）后通过时效性融合决策对外统一发布`</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r w:rsidRPr="005A2C0E">
              <w:rPr>
                <w:rFonts w:ascii="微软雅黑 Light" w:eastAsia="微软雅黑 Light" w:hAnsi="微软雅黑 Light"/>
                <w:b/>
                <w:sz w:val="22"/>
                <w:szCs w:val="22"/>
                <w:highlight w:val="yellow"/>
              </w:rPr>
              <w:t>子系统二</w:t>
            </w:r>
            <w:r>
              <w:rPr>
                <w:rFonts w:ascii="微软雅黑 Light" w:eastAsia="微软雅黑 Light" w:hAnsi="微软雅黑 Light"/>
                <w:b/>
                <w:sz w:val="22"/>
                <w:szCs w:val="22"/>
              </w:rPr>
              <w:t>（离线轨迹录制与仿真回放）通过`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sidRPr="005A2C0E">
              <w:rPr>
                <w:rFonts w:ascii="微软雅黑 Light" w:eastAsia="微软雅黑 Light" w:hAnsi="微软雅黑 Light"/>
                <w:b/>
                <w:sz w:val="22"/>
                <w:szCs w:val="22"/>
                <w:highlight w:val="yellow"/>
              </w:rPr>
              <w:t>子系统三</w:t>
            </w:r>
            <w:r>
              <w:rPr>
                <w:rFonts w:ascii="微软雅黑 Light" w:eastAsia="微软雅黑 Light" w:hAnsi="微软雅黑 Light"/>
                <w:b/>
                <w:sz w:val="22"/>
                <w:szCs w:val="22"/>
              </w:rPr>
              <w:t>（空间智能代理）消费子系统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`事件获取实时位置，依次</w:t>
            </w:r>
            <w:proofErr w:type="gramStart"/>
            <w:r>
              <w:rPr>
                <w:rFonts w:ascii="微软雅黑 Light" w:eastAsia="微软雅黑 Light" w:hAnsi="微软雅黑 Light"/>
                <w:b/>
                <w:sz w:val="22"/>
                <w:szCs w:val="22"/>
              </w:rPr>
              <w:t>经意图</w:t>
            </w:r>
            <w:proofErr w:type="gramEnd"/>
            <w:r>
              <w:rPr>
                <w:rFonts w:ascii="微软雅黑 Light" w:eastAsia="微软雅黑 Light" w:hAnsi="微软雅黑 Light"/>
                <w:b/>
                <w:sz w:val="22"/>
                <w:szCs w:val="22"/>
              </w:rPr>
              <w:t>识别、POI查询、</w:t>
            </w:r>
            <w:proofErr w:type="gramStart"/>
            <w:r>
              <w:rPr>
                <w:rFonts w:ascii="微软雅黑 Light" w:eastAsia="微软雅黑 Light" w:hAnsi="微软雅黑 Light"/>
                <w:b/>
                <w:sz w:val="22"/>
                <w:szCs w:val="22"/>
              </w:rPr>
              <w:t>锚点生成</w:t>
            </w:r>
            <w:proofErr w:type="gramEnd"/>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WebXR</w:t>
            </w:r>
            <w:proofErr w:type="spellEnd"/>
            <w:r>
              <w:rPr>
                <w:rFonts w:ascii="微软雅黑 Light" w:eastAsia="微软雅黑 Light" w:hAnsi="微软雅黑 Light"/>
                <w:b/>
                <w:sz w:val="22"/>
                <w:szCs w:val="22"/>
              </w:rPr>
              <w:t>渲染完成虚实融合场景的动态生成。三个子系统之间通过事件解耦，子系统二的回放模式对子系统</w:t>
            </w:r>
            <w:proofErr w:type="gramStart"/>
            <w:r>
              <w:rPr>
                <w:rFonts w:ascii="微软雅黑 Light" w:eastAsia="微软雅黑 Light" w:hAnsi="微软雅黑 Light"/>
                <w:b/>
                <w:sz w:val="22"/>
                <w:szCs w:val="22"/>
              </w:rPr>
              <w:t>三完全</w:t>
            </w:r>
            <w:proofErr w:type="gramEnd"/>
            <w:r>
              <w:rPr>
                <w:rFonts w:ascii="微软雅黑 Light" w:eastAsia="微软雅黑 Light" w:hAnsi="微软雅黑 Light"/>
                <w:b/>
                <w:sz w:val="22"/>
                <w:szCs w:val="22"/>
              </w:rPr>
              <w:t>透明。</w:t>
            </w:r>
          </w:p>
          <w:p w14:paraId="2E3E93FD" w14:textId="07280355" w:rsidR="005E55A8" w:rsidRDefault="00903C36">
            <w:pPr>
              <w:rPr>
                <w:ins w:id="48" w:author="kyx" w:date="2026-08-02T16:31:00Z" w16du:dateUtc="2026-08-02T08:31:00Z"/>
                <w:rFonts w:ascii="微软雅黑 Light" w:eastAsia="微软雅黑 Light" w:hAnsi="微软雅黑 Light" w:hint="eastAsia"/>
                <w:b/>
                <w:sz w:val="22"/>
                <w:szCs w:val="22"/>
              </w:rPr>
            </w:pPr>
            <w:ins w:id="49" w:author="kyx" w:date="2026-08-02T16:31:00Z" w16du:dateUtc="2026-08-02T08:31:00Z">
              <w:r>
                <w:rPr>
                  <w:rFonts w:ascii="微软雅黑 Light" w:eastAsia="微软雅黑 Light" w:hAnsi="微软雅黑 Light" w:hint="eastAsia"/>
                  <w:b/>
                  <w:sz w:val="22"/>
                  <w:szCs w:val="22"/>
                </w:rPr>
                <w:t>Q1</w:t>
              </w:r>
            </w:ins>
            <w:ins w:id="50" w:author="kyx" w:date="2026-08-02T16:30:00Z" w16du:dateUtc="2026-08-02T08:30:00Z">
              <w:r>
                <w:rPr>
                  <w:rFonts w:ascii="微软雅黑 Light" w:eastAsia="微软雅黑 Light" w:hAnsi="微软雅黑 Light" w:hint="eastAsia"/>
                  <w:b/>
                  <w:sz w:val="22"/>
                  <w:szCs w:val="22"/>
                </w:rPr>
                <w:t>：</w:t>
              </w:r>
            </w:ins>
            <w:ins w:id="51" w:author="kyx" w:date="2026-08-04T17:29:00Z" w16du:dateUtc="2026-08-04T09:29:00Z">
              <w:r w:rsidR="00F01790">
                <w:rPr>
                  <w:rFonts w:ascii="微软雅黑 Light" w:eastAsia="微软雅黑 Light" w:hAnsi="微软雅黑 Light" w:hint="eastAsia"/>
                  <w:b/>
                  <w:sz w:val="22"/>
                  <w:szCs w:val="22"/>
                </w:rPr>
                <w:t>待确认：</w:t>
              </w:r>
            </w:ins>
            <w:ins w:id="52" w:author="kyx" w:date="2026-08-02T16:30:00Z" w16du:dateUtc="2026-08-02T08:30:00Z">
              <w:r>
                <w:rPr>
                  <w:rFonts w:ascii="微软雅黑 Light" w:eastAsia="微软雅黑 Light" w:hAnsi="微软雅黑 Light" w:hint="eastAsia"/>
                  <w:b/>
                  <w:sz w:val="22"/>
                  <w:szCs w:val="22"/>
                </w:rPr>
                <w:t>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的输出就是高精度的移动端位置信息（也即用户</w:t>
              </w:r>
            </w:ins>
            <w:ins w:id="53" w:author="kyx" w:date="2026-08-02T16:37:00Z" w16du:dateUtc="2026-08-02T08:37:00Z">
              <w:r>
                <w:rPr>
                  <w:rFonts w:ascii="微软雅黑 Light" w:eastAsia="微软雅黑 Light" w:hAnsi="微软雅黑 Light" w:hint="eastAsia"/>
                  <w:b/>
                  <w:sz w:val="22"/>
                  <w:szCs w:val="22"/>
                </w:rPr>
                <w:t>当前的</w:t>
              </w:r>
            </w:ins>
            <w:ins w:id="54" w:author="kyx" w:date="2026-08-02T16:36:00Z" w16du:dateUtc="2026-08-02T08:36:00Z">
              <w:r>
                <w:rPr>
                  <w:rFonts w:ascii="微软雅黑 Light" w:eastAsia="微软雅黑 Light" w:hAnsi="微软雅黑 Light" w:hint="eastAsia"/>
                  <w:b/>
                  <w:sz w:val="22"/>
                  <w:szCs w:val="22"/>
                </w:rPr>
                <w:t>位置</w:t>
              </w:r>
            </w:ins>
            <w:ins w:id="55" w:author="kyx" w:date="2026-08-02T16:30:00Z" w16du:dateUtc="2026-08-02T08:30:00Z">
              <w:r>
                <w:rPr>
                  <w:rFonts w:ascii="微软雅黑 Light" w:eastAsia="微软雅黑 Light" w:hAnsi="微软雅黑 Light" w:hint="eastAsia"/>
                  <w:b/>
                  <w:sz w:val="22"/>
                  <w:szCs w:val="22"/>
                </w:rPr>
                <w:t>信息），</w:t>
              </w:r>
            </w:ins>
            <w:ins w:id="56" w:author="kyx" w:date="2026-08-02T16:31:00Z" w16du:dateUtc="2026-08-02T08:31:00Z">
              <w:r>
                <w:rPr>
                  <w:rFonts w:ascii="微软雅黑 Light" w:eastAsia="微软雅黑 Light" w:hAnsi="微软雅黑 Light" w:hint="eastAsia"/>
                  <w:b/>
                  <w:sz w:val="22"/>
                  <w:szCs w:val="22"/>
                </w:rPr>
                <w:t>子系统三的输出是</w:t>
              </w:r>
            </w:ins>
            <w:ins w:id="57" w:author="kyx" w:date="2026-08-02T16:39:00Z" w16du:dateUtc="2026-08-02T08:39:00Z">
              <w:r>
                <w:rPr>
                  <w:rFonts w:ascii="微软雅黑 Light" w:eastAsia="微软雅黑 Light" w:hAnsi="微软雅黑 Light" w:hint="eastAsia"/>
                  <w:b/>
                  <w:sz w:val="22"/>
                  <w:szCs w:val="22"/>
                </w:rPr>
                <w:t>当前的</w:t>
              </w:r>
            </w:ins>
            <w:ins w:id="58" w:author="kyx" w:date="2026-08-02T16:31:00Z" w16du:dateUtc="2026-08-02T08:31:00Z">
              <w:r>
                <w:rPr>
                  <w:rFonts w:ascii="微软雅黑 Light" w:eastAsia="微软雅黑 Light" w:hAnsi="微软雅黑 Light" w:hint="eastAsia"/>
                  <w:b/>
                  <w:sz w:val="22"/>
                  <w:szCs w:val="22"/>
                </w:rPr>
                <w:t>虚实场景融合画面，子系统二的输出是用户历史行走轨迹？</w:t>
              </w:r>
            </w:ins>
          </w:p>
          <w:p>
            <w:pPr>
              <w:spacing w:before="60" w:after="60"/>
            </w:pPr>
            <w:ins w:id="2015" w:author="王鑫" w:date="2026-08-12T00:00:00Z">
              <w:r>
                <w:rPr>
                  <w:rFonts w:hint="eastAsia" w:ascii="微软雅黑 Light" w:hAnsi="微软雅黑 Light" w:eastAsia="微软雅黑 Light"/>
                  <w:b/>
                  <w:color w:val="C00000"/>
                  <w:sz w:val="21"/>
                  <w:szCs w:val="21"/>
                </w:rPr>
                <w:t xml:space="preserve">【答复】</w:t>
              </w:r>
            </w:ins>
            <w:ins w:id="2016" w:author="王鑫" w:date="2026-08-12T00:00:00Z">
              <w:r>
                <w:rPr>
                  <w:rFonts w:hint="eastAsia" w:ascii="微软雅黑 Light" w:hAnsi="微软雅黑 Light" w:eastAsia="微软雅黑 Light"/>
                  <w:color w:val="C00000"/>
                  <w:sz w:val="21"/>
                  <w:szCs w:val="21"/>
                </w:rPr>
                <w:t xml:space="preserve">基本正确，但子系统二的输出需要区分模式。子系统一的输出：文档明确其整合 GPS 粗定位与 VPS 精定位后，经坐标转换和时效性融合决策，对外统一发布 fusionupdate 事件，该事件承载的即为用户当前的高精度位置信息。子系统三的输出：文档明确其消费 fusionupdate 事件获取位置后，经意图识别、POI 查询、锚点生成、WebXR 渲染，最终输出虚实融合场景的动态画面。子系统二的输出：文档描述子系统二具备两个功能——"离线轨迹录制"与"仿真回放"。在录制模式下，输出的是存储到本地的轨迹数据文件；在仿真回放模式下，输出的是注入子系统一 GPS 输入通道的历史轨迹。因此不能简单说子系统二的输出就是"用户历史行走轨迹"，需区分录制和回放两种工作模式。</w:t>
              </w:r>
            </w:ins>
          </w:p>
          <w:p w14:paraId="79E4E0DC" w14:textId="240203E7" w:rsidR="007C396A" w:rsidRDefault="00903C36">
            <w:pPr>
              <w:rPr>
                <w:ins w:id="59" w:author="kyx" w:date="2026-08-04T17:16:00Z" w16du:dateUtc="2026-08-04T09:16:00Z"/>
                <w:rFonts w:ascii="微软雅黑 Light" w:eastAsia="微软雅黑 Light" w:hAnsi="微软雅黑 Light" w:hint="eastAsia"/>
                <w:b/>
                <w:sz w:val="22"/>
                <w:szCs w:val="22"/>
              </w:rPr>
            </w:pPr>
            <w:ins w:id="60" w:author="kyx" w:date="2026-08-02T16:31:00Z" w16du:dateUtc="2026-08-02T08:31:00Z">
              <w:r>
                <w:rPr>
                  <w:rFonts w:ascii="微软雅黑 Light" w:eastAsia="微软雅黑 Light" w:hAnsi="微软雅黑 Light" w:hint="eastAsia"/>
                  <w:b/>
                  <w:sz w:val="22"/>
                  <w:szCs w:val="22"/>
                </w:rPr>
                <w:lastRenderedPageBreak/>
                <w:t>Q2</w:t>
              </w:r>
            </w:ins>
            <w:ins w:id="61" w:author="kyx" w:date="2026-08-04T17:28:00Z" w16du:dateUtc="2026-08-04T09:28:00Z">
              <w:r w:rsidR="00F01790">
                <w:rPr>
                  <w:rFonts w:ascii="微软雅黑 Light" w:eastAsia="微软雅黑 Light" w:hAnsi="微软雅黑 Light" w:hint="eastAsia"/>
                  <w:b/>
                  <w:sz w:val="22"/>
                  <w:szCs w:val="22"/>
                </w:rPr>
                <w:t>.1)</w:t>
              </w:r>
            </w:ins>
            <w:ins w:id="62" w:author="kyx" w:date="2026-08-02T16:31:00Z" w16du:dateUtc="2026-08-02T08:31:00Z">
              <w:r>
                <w:rPr>
                  <w:rFonts w:ascii="微软雅黑 Light" w:eastAsia="微软雅黑 Light" w:hAnsi="微软雅黑 Light" w:hint="eastAsia"/>
                  <w:b/>
                  <w:sz w:val="22"/>
                  <w:szCs w:val="22"/>
                </w:rPr>
                <w:t>，子</w:t>
              </w:r>
            </w:ins>
            <w:ins w:id="63" w:author="kyx" w:date="2026-08-02T16:32:00Z" w16du:dateUtc="2026-08-02T08:32:00Z">
              <w:r>
                <w:rPr>
                  <w:rFonts w:ascii="微软雅黑 Light" w:eastAsia="微软雅黑 Light" w:hAnsi="微软雅黑 Light" w:hint="eastAsia"/>
                  <w:b/>
                  <w:sz w:val="22"/>
                  <w:szCs w:val="22"/>
                </w:rPr>
                <w:t>系统</w:t>
              </w:r>
              <w:proofErr w:type="gramStart"/>
              <w:r>
                <w:rPr>
                  <w:rFonts w:ascii="微软雅黑 Light" w:eastAsia="微软雅黑 Light" w:hAnsi="微软雅黑 Light" w:hint="eastAsia"/>
                  <w:b/>
                  <w:sz w:val="22"/>
                  <w:szCs w:val="22"/>
                </w:rPr>
                <w:t>二只有</w:t>
              </w:r>
              <w:proofErr w:type="gramEnd"/>
              <w:r>
                <w:rPr>
                  <w:rFonts w:ascii="微软雅黑 Light" w:eastAsia="微软雅黑 Light" w:hAnsi="微软雅黑 Light" w:hint="eastAsia"/>
                  <w:b/>
                  <w:sz w:val="22"/>
                  <w:szCs w:val="22"/>
                </w:rPr>
                <w:t>在仿真回放时才会输出历史轨迹</w:t>
              </w:r>
            </w:ins>
            <w:ins w:id="64" w:author="kyx" w:date="2026-08-02T16:37:00Z" w16du:dateUtc="2026-08-02T08:37:00Z">
              <w:r>
                <w:rPr>
                  <w:rFonts w:ascii="微软雅黑 Light" w:eastAsia="微软雅黑 Light" w:hAnsi="微软雅黑 Light" w:hint="eastAsia"/>
                  <w:b/>
                  <w:sz w:val="22"/>
                  <w:szCs w:val="22"/>
                </w:rPr>
                <w:t>么</w:t>
              </w:r>
            </w:ins>
            <w:ins w:id="65" w:author="kyx" w:date="2026-08-02T16:32:00Z" w16du:dateUtc="2026-08-02T08:32:00Z">
              <w:r>
                <w:rPr>
                  <w:rFonts w:ascii="微软雅黑 Light" w:eastAsia="微软雅黑 Light" w:hAnsi="微软雅黑 Light" w:hint="eastAsia"/>
                  <w:b/>
                  <w:sz w:val="22"/>
                  <w:szCs w:val="22"/>
                </w:rPr>
                <w:t>？由谁使用子系统二，</w:t>
              </w:r>
            </w:ins>
            <w:ins w:id="66" w:author="kyx" w:date="2026-08-04T17:11:00Z" w16du:dateUtc="2026-08-04T09:11:00Z">
              <w:r w:rsidR="007C396A">
                <w:rPr>
                  <w:rFonts w:ascii="微软雅黑 Light" w:eastAsia="微软雅黑 Light" w:hAnsi="微软雅黑 Light" w:hint="eastAsia"/>
                  <w:b/>
                  <w:sz w:val="22"/>
                  <w:szCs w:val="22"/>
                </w:rPr>
                <w:t>是</w:t>
              </w:r>
            </w:ins>
            <w:ins w:id="67" w:author="kyx" w:date="2026-08-02T16:32:00Z" w16du:dateUtc="2026-08-02T08:32:00Z">
              <w:r>
                <w:rPr>
                  <w:rFonts w:ascii="微软雅黑 Light" w:eastAsia="微软雅黑 Light" w:hAnsi="微软雅黑 Light" w:hint="eastAsia"/>
                  <w:b/>
                  <w:sz w:val="22"/>
                  <w:szCs w:val="22"/>
                </w:rPr>
                <w:t>后台</w:t>
              </w:r>
            </w:ins>
            <w:ins w:id="68" w:author="kyx" w:date="2026-08-02T16:51:00Z" w16du:dateUtc="2026-08-02T08:51:00Z">
              <w:r w:rsidR="00B9368F">
                <w:rPr>
                  <w:rFonts w:ascii="微软雅黑 Light" w:eastAsia="微软雅黑 Light" w:hAnsi="微软雅黑 Light" w:hint="eastAsia"/>
                  <w:b/>
                  <w:sz w:val="22"/>
                  <w:szCs w:val="22"/>
                </w:rPr>
                <w:t>开发</w:t>
              </w:r>
            </w:ins>
            <w:ins w:id="69" w:author="kyx" w:date="2026-08-02T16:32:00Z" w16du:dateUtc="2026-08-02T08:32:00Z">
              <w:r>
                <w:rPr>
                  <w:rFonts w:ascii="微软雅黑 Light" w:eastAsia="微软雅黑 Light" w:hAnsi="微软雅黑 Light" w:hint="eastAsia"/>
                  <w:b/>
                  <w:sz w:val="22"/>
                  <w:szCs w:val="22"/>
                </w:rPr>
                <w:t>人员</w:t>
              </w:r>
            </w:ins>
            <w:ins w:id="70" w:author="kyx" w:date="2026-08-02T16:37:00Z" w16du:dateUtc="2026-08-02T08:37:00Z">
              <w:r>
                <w:rPr>
                  <w:rFonts w:ascii="微软雅黑 Light" w:eastAsia="微软雅黑 Light" w:hAnsi="微软雅黑 Light" w:hint="eastAsia"/>
                  <w:b/>
                  <w:sz w:val="22"/>
                  <w:szCs w:val="22"/>
                </w:rPr>
                <w:t>等相关</w:t>
              </w:r>
            </w:ins>
            <w:ins w:id="71" w:author="kyx" w:date="2026-08-02T16:32:00Z" w16du:dateUtc="2026-08-02T08:32:00Z">
              <w:r>
                <w:rPr>
                  <w:rFonts w:ascii="微软雅黑 Light" w:eastAsia="微软雅黑 Light" w:hAnsi="微软雅黑 Light" w:hint="eastAsia"/>
                  <w:b/>
                  <w:sz w:val="22"/>
                  <w:szCs w:val="22"/>
                </w:rPr>
                <w:t>人员</w:t>
              </w:r>
            </w:ins>
            <w:ins w:id="72" w:author="kyx" w:date="2026-08-04T17:16:00Z" w16du:dateUtc="2026-08-04T09:16:00Z">
              <w:r w:rsidR="007C396A">
                <w:rPr>
                  <w:rFonts w:ascii="微软雅黑 Light" w:eastAsia="微软雅黑 Light" w:hAnsi="微软雅黑 Light" w:hint="eastAsia"/>
                  <w:b/>
                  <w:sz w:val="22"/>
                  <w:szCs w:val="22"/>
                </w:rPr>
                <w:t>？</w:t>
              </w:r>
            </w:ins>
            <w:ins w:id="73" w:author="kyx" w:date="2026-08-04T17:11:00Z" w16du:dateUtc="2026-08-04T09:11:00Z">
              <w:r w:rsidR="007C396A">
                <w:rPr>
                  <w:rFonts w:ascii="微软雅黑 Light" w:eastAsia="微软雅黑 Light" w:hAnsi="微软雅黑 Light" w:hint="eastAsia"/>
                  <w:b/>
                  <w:sz w:val="22"/>
                  <w:szCs w:val="22"/>
                </w:rPr>
                <w:t>常规用户</w:t>
              </w:r>
            </w:ins>
            <w:ins w:id="74" w:author="kyx" w:date="2026-08-04T17:16:00Z" w16du:dateUtc="2026-08-04T09:16:00Z">
              <w:r w:rsidR="007C396A">
                <w:rPr>
                  <w:rFonts w:ascii="微软雅黑 Light" w:eastAsia="微软雅黑 Light" w:hAnsi="微软雅黑 Light" w:hint="eastAsia"/>
                  <w:b/>
                  <w:sz w:val="22"/>
                  <w:szCs w:val="22"/>
                </w:rPr>
                <w:t>会</w:t>
              </w:r>
            </w:ins>
            <w:ins w:id="75" w:author="kyx" w:date="2026-08-04T17:11:00Z" w16du:dateUtc="2026-08-04T09:11:00Z">
              <w:r w:rsidR="007C396A">
                <w:rPr>
                  <w:rFonts w:ascii="微软雅黑 Light" w:eastAsia="微软雅黑 Light" w:hAnsi="微软雅黑 Light" w:hint="eastAsia"/>
                  <w:b/>
                  <w:sz w:val="22"/>
                  <w:szCs w:val="22"/>
                </w:rPr>
                <w:t>使用</w:t>
              </w:r>
            </w:ins>
            <w:ins w:id="76" w:author="kyx" w:date="2026-08-04T17:16:00Z" w16du:dateUtc="2026-08-04T09:16:00Z">
              <w:r w:rsidR="007C396A">
                <w:rPr>
                  <w:rFonts w:ascii="微软雅黑 Light" w:eastAsia="微软雅黑 Light" w:hAnsi="微软雅黑 Light" w:hint="eastAsia"/>
                  <w:b/>
                  <w:sz w:val="22"/>
                  <w:szCs w:val="22"/>
                </w:rPr>
                <w:t>么</w:t>
              </w:r>
            </w:ins>
            <w:ins w:id="77" w:author="kyx" w:date="2026-08-02T16:32:00Z" w16du:dateUtc="2026-08-02T08:32:00Z">
              <w:r>
                <w:rPr>
                  <w:rFonts w:ascii="微软雅黑 Light" w:eastAsia="微软雅黑 Light" w:hAnsi="微软雅黑 Light" w:hint="eastAsia"/>
                  <w:b/>
                  <w:sz w:val="22"/>
                  <w:szCs w:val="22"/>
                </w:rPr>
                <w:t>？</w:t>
              </w:r>
            </w:ins>
            <w:ins w:id="78" w:author="kyx" w:date="2026-08-04T17:16:00Z" w16du:dateUtc="2026-08-04T09:16:00Z">
              <w:r w:rsidR="007C396A">
                <w:rPr>
                  <w:rFonts w:ascii="微软雅黑 Light" w:eastAsia="微软雅黑 Light" w:hAnsi="微软雅黑 Light" w:hint="eastAsia"/>
                  <w:b/>
                  <w:sz w:val="22"/>
                  <w:szCs w:val="22"/>
                </w:rPr>
                <w:t>该</w:t>
              </w:r>
            </w:ins>
            <w:ins w:id="79" w:author="kyx" w:date="2026-08-04T17:17:00Z" w16du:dateUtc="2026-08-04T09:17:00Z">
              <w:r w:rsidR="007C396A">
                <w:rPr>
                  <w:rFonts w:ascii="微软雅黑 Light" w:eastAsia="微软雅黑 Light" w:hAnsi="微软雅黑 Light" w:hint="eastAsia"/>
                  <w:b/>
                  <w:sz w:val="22"/>
                  <w:szCs w:val="22"/>
                </w:rPr>
                <w:t>历史轨迹，是记录常规用户的轨迹，还是开发人员专门采集的轨迹?</w:t>
              </w:r>
            </w:ins>
            <w:ins w:id="80" w:author="kyx" w:date="2026-08-04T17:27:00Z" w16du:dateUtc="2026-08-04T09:27:00Z">
              <w:r w:rsidR="00F01790">
                <w:rPr>
                  <w:rFonts w:ascii="微软雅黑 Light" w:eastAsia="微软雅黑 Light" w:hAnsi="微软雅黑 Light" w:hint="eastAsia"/>
                  <w:b/>
                  <w:sz w:val="22"/>
                  <w:szCs w:val="22"/>
                </w:rPr>
                <w:t xml:space="preserve"> </w:t>
              </w:r>
            </w:ins>
          </w:p>
          <w:p>
            <w:pPr>
              <w:spacing w:before="60" w:after="60"/>
            </w:pPr>
            <w:ins w:id="2017" w:author="王鑫" w:date="2026-08-12T00:00:00Z">
              <w:r>
                <w:rPr>
                  <w:rFonts w:hint="eastAsia" w:ascii="微软雅黑 Light" w:hAnsi="微软雅黑 Light" w:eastAsia="微软雅黑 Light"/>
                  <w:b/>
                  <w:color w:val="C00000"/>
                  <w:sz w:val="21"/>
                  <w:szCs w:val="21"/>
                </w:rPr>
                <w:t xml:space="preserve">【答复】</w:t>
              </w:r>
            </w:ins>
            <w:ins w:id="2018" w:author="王鑫" w:date="2026-08-12T00:00:00Z">
              <w:r>
                <w:rPr>
                  <w:rFonts w:hint="eastAsia" w:ascii="微软雅黑 Light" w:hAnsi="微软雅黑 Light" w:eastAsia="微软雅黑 Light"/>
                  <w:color w:val="C00000"/>
                  <w:sz w:val="21"/>
                  <w:szCs w:val="21"/>
                </w:rPr>
                <w:t xml:space="preserve">(1) 子系统二并非"只有"在仿真回放时输出历史轨迹——文档明确其同时具备"离线轨迹录制"功能，录制时也会将当前轨迹数据输出存储。仿真回放是将已录制的历史轨迹重新输出注入子系统一。(2) 关于使用者：文档提到子系统二的目的是"实现实验室环境下的定位仿真"（此为推断），由此推测主要使用者为开发/测试人员，用于在无真实 GPS/VPS 信号的室内环境中调试和验证系统功能。但文档未明确禁止常规用户使用。发明人确认：子系统二（录制与回放）仅由研发/测试人员使用，不向常规终端用户开放。(3) 关于轨迹来源：文档仅提及"录制的历史轨迹"，未明确说明轨迹是由常规用户在实际使用中产生，还是由开发/测试人员专门采集。发明人确认：录制的历史轨迹由开发人员/测试人员为测试目的专门采集（按测试路线真实行走录制），并非采集自常规用户日常使用数据。</w:t>
              </w:r>
            </w:ins>
          </w:p>
          <w:p w14:paraId="49FC3F40" w14:textId="05674B31" w:rsidR="007C396A" w:rsidRDefault="00F01790">
            <w:pPr>
              <w:rPr>
                <w:ins w:id="81" w:author="kyx" w:date="2026-08-04T17:18:00Z" w16du:dateUtc="2026-08-04T09:18:00Z"/>
                <w:rFonts w:ascii="微软雅黑 Light" w:eastAsia="微软雅黑 Light" w:hAnsi="微软雅黑 Light" w:hint="eastAsia"/>
                <w:b/>
                <w:sz w:val="22"/>
                <w:szCs w:val="22"/>
              </w:rPr>
            </w:pPr>
            <w:ins w:id="82" w:author="kyx" w:date="2026-08-04T17:28:00Z" w16du:dateUtc="2026-08-04T09:28:00Z">
              <w:r>
                <w:rPr>
                  <w:rFonts w:ascii="微软雅黑 Light" w:eastAsia="微软雅黑 Light" w:hAnsi="微软雅黑 Light" w:hint="eastAsia"/>
                  <w:b/>
                  <w:sz w:val="22"/>
                  <w:szCs w:val="22"/>
                </w:rPr>
                <w:t>Q2.2)</w:t>
              </w:r>
            </w:ins>
            <w:ins w:id="83" w:author="kyx" w:date="2026-08-02T16:32:00Z" w16du:dateUtc="2026-08-02T08:32:00Z">
              <w:r w:rsidR="00903C36">
                <w:rPr>
                  <w:rFonts w:ascii="微软雅黑 Light" w:eastAsia="微软雅黑 Light" w:hAnsi="微软雅黑 Light" w:hint="eastAsia"/>
                  <w:b/>
                  <w:sz w:val="22"/>
                  <w:szCs w:val="22"/>
                </w:rPr>
                <w:t xml:space="preserve"> 如何理解“将历史轨迹注入子系统</w:t>
              </w:r>
              <w:proofErr w:type="gramStart"/>
              <w:r w:rsidR="00903C36">
                <w:rPr>
                  <w:rFonts w:ascii="微软雅黑 Light" w:eastAsia="微软雅黑 Light" w:hAnsi="微软雅黑 Light" w:hint="eastAsia"/>
                  <w:b/>
                  <w:sz w:val="22"/>
                  <w:szCs w:val="22"/>
                </w:rPr>
                <w:t>一</w:t>
              </w:r>
            </w:ins>
            <w:proofErr w:type="gramEnd"/>
            <w:ins w:id="84" w:author="kyx" w:date="2026-08-04T17:12:00Z" w16du:dateUtc="2026-08-04T09:12:00Z">
              <w:r w:rsidR="007C396A">
                <w:rPr>
                  <w:rFonts w:ascii="微软雅黑 Light" w:eastAsia="微软雅黑 Light" w:hAnsi="微软雅黑 Light" w:hint="eastAsia"/>
                  <w:b/>
                  <w:sz w:val="22"/>
                  <w:szCs w:val="22"/>
                </w:rPr>
                <w:t>的</w:t>
              </w:r>
            </w:ins>
            <w:ins w:id="85" w:author="kyx" w:date="2026-08-02T16:32:00Z" w16du:dateUtc="2026-08-02T08:32:00Z">
              <w:r w:rsidR="00903C36">
                <w:rPr>
                  <w:rFonts w:ascii="微软雅黑 Light" w:eastAsia="微软雅黑 Light" w:hAnsi="微软雅黑 Light" w:hint="eastAsia"/>
                  <w:b/>
                  <w:sz w:val="22"/>
                  <w:szCs w:val="22"/>
                </w:rPr>
                <w:t>GPS</w:t>
              </w:r>
            </w:ins>
            <w:ins w:id="86" w:author="kyx" w:date="2026-08-02T16:33:00Z" w16du:dateUtc="2026-08-02T08:33:00Z">
              <w:r w:rsidR="00903C36">
                <w:rPr>
                  <w:rFonts w:ascii="微软雅黑 Light" w:eastAsia="微软雅黑 Light" w:hAnsi="微软雅黑 Light" w:hint="eastAsia"/>
                  <w:b/>
                  <w:sz w:val="22"/>
                  <w:szCs w:val="22"/>
                </w:rPr>
                <w:t>输入通道，实现实验室环境的定位仿真</w:t>
              </w:r>
            </w:ins>
            <w:ins w:id="87" w:author="kyx" w:date="2026-08-02T16:32:00Z" w16du:dateUtc="2026-08-02T08:32:00Z">
              <w:r w:rsidR="00903C36">
                <w:rPr>
                  <w:rFonts w:ascii="微软雅黑 Light" w:eastAsia="微软雅黑 Light" w:hAnsi="微软雅黑 Light" w:hint="eastAsia"/>
                  <w:b/>
                  <w:sz w:val="22"/>
                  <w:szCs w:val="22"/>
                </w:rPr>
                <w:t>”</w:t>
              </w:r>
            </w:ins>
            <w:ins w:id="88" w:author="kyx" w:date="2026-08-02T16:38:00Z" w16du:dateUtc="2026-08-02T08:38:00Z">
              <w:r w:rsidR="00903C36">
                <w:rPr>
                  <w:rFonts w:ascii="微软雅黑 Light" w:eastAsia="微软雅黑 Light" w:hAnsi="微软雅黑 Light" w:hint="eastAsia"/>
                  <w:b/>
                  <w:sz w:val="22"/>
                  <w:szCs w:val="22"/>
                </w:rPr>
                <w:t>？</w:t>
              </w:r>
            </w:ins>
            <w:ins w:id="89" w:author="kyx" w:date="2026-08-04T17:17:00Z" w16du:dateUtc="2026-08-04T09:17:00Z">
              <w:r w:rsidR="007C396A">
                <w:rPr>
                  <w:rFonts w:ascii="微软雅黑 Light" w:eastAsia="微软雅黑 Light" w:hAnsi="微软雅黑 Light" w:hint="eastAsia"/>
                  <w:b/>
                  <w:sz w:val="22"/>
                  <w:szCs w:val="22"/>
                </w:rPr>
                <w:t xml:space="preserve">如图1， </w:t>
              </w:r>
            </w:ins>
            <w:ins w:id="90" w:author="kyx" w:date="2026-08-02T16:33:00Z" w16du:dateUtc="2026-08-02T08:33:00Z">
              <w:r w:rsidR="00903C36">
                <w:rPr>
                  <w:rFonts w:ascii="微软雅黑 Light" w:eastAsia="微软雅黑 Light" w:hAnsi="微软雅黑 Light" w:hint="eastAsia"/>
                  <w:b/>
                  <w:sz w:val="22"/>
                  <w:szCs w:val="22"/>
                </w:rPr>
                <w:t>比如</w:t>
              </w:r>
            </w:ins>
            <w:ins w:id="91" w:author="kyx" w:date="2026-08-04T17:16:00Z" w16du:dateUtc="2026-08-04T09:16:00Z">
              <w:r w:rsidR="007C396A">
                <w:rPr>
                  <w:rFonts w:ascii="微软雅黑 Light" w:eastAsia="微软雅黑 Light" w:hAnsi="微软雅黑 Light" w:hint="eastAsia"/>
                  <w:b/>
                  <w:sz w:val="22"/>
                  <w:szCs w:val="22"/>
                </w:rPr>
                <w:t>任意</w:t>
              </w:r>
            </w:ins>
            <w:ins w:id="92" w:author="kyx" w:date="2026-08-02T16:33:00Z" w16du:dateUtc="2026-08-02T08:33:00Z">
              <w:r w:rsidR="00903C36">
                <w:rPr>
                  <w:rFonts w:ascii="微软雅黑 Light" w:eastAsia="微软雅黑 Light" w:hAnsi="微软雅黑 Light" w:hint="eastAsia"/>
                  <w:b/>
                  <w:sz w:val="22"/>
                  <w:szCs w:val="22"/>
                </w:rPr>
                <w:t>用户A在外拿着移动</w:t>
              </w:r>
              <w:proofErr w:type="gramStart"/>
              <w:r w:rsidR="00903C36">
                <w:rPr>
                  <w:rFonts w:ascii="微软雅黑 Light" w:eastAsia="微软雅黑 Light" w:hAnsi="微软雅黑 Light" w:hint="eastAsia"/>
                  <w:b/>
                  <w:sz w:val="22"/>
                  <w:szCs w:val="22"/>
                </w:rPr>
                <w:t>端寻找学区房</w:t>
              </w:r>
              <w:proofErr w:type="gramEnd"/>
              <w:r w:rsidR="00903C36">
                <w:rPr>
                  <w:rFonts w:ascii="微软雅黑 Light" w:eastAsia="微软雅黑 Light" w:hAnsi="微软雅黑 Light" w:hint="eastAsia"/>
                  <w:b/>
                  <w:sz w:val="22"/>
                  <w:szCs w:val="22"/>
                </w:rPr>
                <w:t>时，这个子系统二还同步工作么</w:t>
              </w:r>
            </w:ins>
            <w:ins w:id="93" w:author="kyx" w:date="2026-08-04T17:17:00Z" w16du:dateUtc="2026-08-04T09:17:00Z">
              <w:r w:rsidR="007C396A">
                <w:rPr>
                  <w:rFonts w:ascii="微软雅黑 Light" w:eastAsia="微软雅黑 Light" w:hAnsi="微软雅黑 Light" w:hint="eastAsia"/>
                  <w:b/>
                  <w:sz w:val="22"/>
                  <w:szCs w:val="22"/>
                </w:rPr>
                <w:t>，</w:t>
              </w:r>
            </w:ins>
            <w:ins w:id="94" w:author="kyx" w:date="2026-08-02T16:33:00Z" w16du:dateUtc="2026-08-02T08:33:00Z">
              <w:r w:rsidR="00903C36">
                <w:rPr>
                  <w:rFonts w:ascii="微软雅黑 Light" w:eastAsia="微软雅黑 Light" w:hAnsi="微软雅黑 Light" w:hint="eastAsia"/>
                  <w:b/>
                  <w:sz w:val="22"/>
                  <w:szCs w:val="22"/>
                </w:rPr>
                <w:t>子系统二中记录的用户A的历史轨迹也</w:t>
              </w:r>
            </w:ins>
            <w:ins w:id="95" w:author="kyx" w:date="2026-08-02T16:34:00Z" w16du:dateUtc="2026-08-02T08:34:00Z">
              <w:r w:rsidR="00903C36">
                <w:rPr>
                  <w:rFonts w:ascii="微软雅黑 Light" w:eastAsia="微软雅黑 Light" w:hAnsi="微软雅黑 Light" w:hint="eastAsia"/>
                  <w:b/>
                  <w:sz w:val="22"/>
                  <w:szCs w:val="22"/>
                </w:rPr>
                <w:t>同步</w:t>
              </w:r>
            </w:ins>
            <w:ins w:id="96" w:author="kyx" w:date="2026-08-02T16:33:00Z" w16du:dateUtc="2026-08-02T08:33:00Z">
              <w:r w:rsidR="00903C36">
                <w:rPr>
                  <w:rFonts w:ascii="微软雅黑 Light" w:eastAsia="微软雅黑 Light" w:hAnsi="微软雅黑 Light" w:hint="eastAsia"/>
                  <w:b/>
                  <w:sz w:val="22"/>
                  <w:szCs w:val="22"/>
                </w:rPr>
                <w:t>提供给GPS通道</w:t>
              </w:r>
            </w:ins>
            <w:ins w:id="97" w:author="kyx" w:date="2026-08-02T16:34:00Z" w16du:dateUtc="2026-08-02T08:34:00Z">
              <w:r w:rsidR="00903C36">
                <w:rPr>
                  <w:rFonts w:ascii="微软雅黑 Light" w:eastAsia="微软雅黑 Light" w:hAnsi="微软雅黑 Light" w:hint="eastAsia"/>
                  <w:b/>
                  <w:sz w:val="22"/>
                  <w:szCs w:val="22"/>
                </w:rPr>
                <w:t>？</w:t>
              </w:r>
            </w:ins>
            <w:ins w:id="98" w:author="kyx" w:date="2026-08-04T17:28:00Z" w16du:dateUtc="2026-08-04T09:28:00Z">
              <w:r>
                <w:rPr>
                  <w:rFonts w:ascii="微软雅黑 Light" w:eastAsia="微软雅黑 Light" w:hAnsi="微软雅黑 Light" w:hint="eastAsia"/>
                  <w:b/>
                  <w:sz w:val="22"/>
                  <w:szCs w:val="22"/>
                </w:rPr>
                <w:t>也即，若常规用户在实际定位时，子系统一会接收子系统二输出的历史轨迹，并基于此进行融合定位么？</w:t>
              </w:r>
            </w:ins>
          </w:p>
          <w:p>
            <w:pPr>
              <w:spacing w:before="60" w:after="60"/>
            </w:pPr>
            <w:ins w:id="2019" w:author="王鑫" w:date="2026-08-12T00:00:00Z">
              <w:r>
                <w:rPr>
                  <w:rFonts w:hint="eastAsia" w:ascii="微软雅黑 Light" w:hAnsi="微软雅黑 Light" w:eastAsia="微软雅黑 Light"/>
                  <w:b/>
                  <w:color w:val="C00000"/>
                  <w:sz w:val="21"/>
                  <w:szCs w:val="21"/>
                </w:rPr>
                <w:t xml:space="preserve">【答复】</w:t>
              </w:r>
            </w:ins>
            <w:ins w:id="2020" w:author="王鑫" w:date="2026-08-12T00:00:00Z">
              <w:r>
                <w:rPr>
                  <w:rFonts w:hint="eastAsia" w:ascii="微软雅黑 Light" w:hAnsi="微软雅黑 Light" w:eastAsia="微软雅黑 Light"/>
                  <w:color w:val="C00000"/>
                  <w:sz w:val="21"/>
                  <w:szCs w:val="21"/>
                </w:rPr>
                <w:t xml:space="preserve">文档对注入机制有明确描述：子系统二通过 fakeGps() 接口将录制的历史轨迹注入子系统一的 GPS 输入通道，目的是"实现实验室环境下的定位仿真"。这意味着历史轨迹注入是仿真/回放模式下的行为，而非常规运行时的行为。（此为推断）在常规用户实际使用场景下（如用户A在户外寻找学区房），子系统一接收的是真实 GPS 信号和真实 VPS 信号进行融合定位；子系统二的回放模式不会同步运行，子系统一不会将历史轨迹作为定位输入参与融合。理由如下：文档明确说明"回放模式下子系统三无需修改即可工作"，这表明回放是一种独立的工作模式，与正常定位模式互斥；如果正常使用时子系统一也在接收历史轨迹，则系统定位将失真，与"高精度定位"的设计目标矛盾。综上，子系统二的历史轨迹注入仅在开发/测试的仿真回放场景下生效，不会干扰常规用户的实时定位流程。</w:t>
              </w:r>
            </w:ins>
          </w:p>
          <w:p w14:paraId="1BE2752D" w14:textId="77777777" w:rsidR="00375E7B" w:rsidRDefault="00903C36">
            <w:pPr>
              <w:rPr>
                <w:ins w:id="99" w:author="kyx" w:date="2026-08-04T17:48:00Z" w16du:dateUtc="2026-08-04T09:48:00Z"/>
                <w:rFonts w:ascii="微软雅黑 Light" w:eastAsia="微软雅黑 Light" w:hAnsi="微软雅黑 Light" w:hint="eastAsia"/>
                <w:b/>
                <w:sz w:val="22"/>
                <w:szCs w:val="22"/>
              </w:rPr>
            </w:pPr>
            <w:ins w:id="100" w:author="kyx" w:date="2026-08-02T16:34:00Z" w16du:dateUtc="2026-08-02T08:34:00Z">
              <w:r>
                <w:rPr>
                  <w:rFonts w:ascii="微软雅黑 Light" w:eastAsia="微软雅黑 Light" w:hAnsi="微软雅黑 Light" w:hint="eastAsia"/>
                  <w:b/>
                  <w:sz w:val="22"/>
                  <w:szCs w:val="22"/>
                </w:rPr>
                <w:t>子系统二的录制，是实时录制？</w:t>
              </w:r>
            </w:ins>
            <w:ins w:id="101" w:author="kyx" w:date="2026-08-04T17:48:00Z" w16du:dateUtc="2026-08-04T09:48:00Z">
              <w:r w:rsidR="00375E7B">
                <w:rPr>
                  <w:rFonts w:ascii="微软雅黑 Light" w:eastAsia="微软雅黑 Light" w:hAnsi="微软雅黑 Light" w:hint="eastAsia"/>
                  <w:b/>
                  <w:sz w:val="22"/>
                  <w:szCs w:val="22"/>
                </w:rPr>
                <w:t>以及录制什么呢，录制行走轨迹还是行走时拍摄的真实环境画面？</w:t>
              </w:r>
            </w:ins>
          </w:p>
          <w:p>
            <w:pPr>
              <w:spacing w:before="60" w:after="60"/>
            </w:pPr>
            <w:ins w:id="2021" w:author="王鑫" w:date="2026-08-12T00:00:00Z">
              <w:r>
                <w:rPr>
                  <w:rFonts w:hint="eastAsia" w:ascii="微软雅黑 Light" w:hAnsi="微软雅黑 Light" w:eastAsia="微软雅黑 Light"/>
                  <w:b/>
                  <w:color w:val="C00000"/>
                  <w:sz w:val="21"/>
                  <w:szCs w:val="21"/>
                </w:rPr>
                <w:t xml:space="preserve">【答复】</w:t>
              </w:r>
            </w:ins>
            <w:ins w:id="2022" w:author="王鑫" w:date="2026-08-12T00:00:00Z">
              <w:r>
                <w:rPr>
                  <w:rFonts w:hint="eastAsia" w:ascii="微软雅黑 Light" w:hAnsi="微软雅黑 Light" w:eastAsia="微软雅黑 Light"/>
                  <w:color w:val="C00000"/>
                  <w:sz w:val="21"/>
                  <w:szCs w:val="21"/>
                </w:rPr>
                <w:t xml:space="preserve">**发明人确认：录制由开发人员手动触发（点击 TrackRecorderUI"开始录制"按钮），非自动持续录制**；录制内容仅包括轨迹与传感器数据（各时刻 WGS84 经纬度、heading 航向角、DeviceMotion/DeviceOrientation 传感器数据及时间戳），**不录制行走时拍摄的真实环境画面**（TrackRecord JSON 为纯数据文件，不含图像/视频）。录制过程在真实行走中实时采样（1000ms 间隔），回放时按时间序列复现移动路径。</w:t>
              </w:r>
            </w:ins>
          </w:p>
          <w:p w14:paraId="2DAD8567" w14:textId="563DCCB1" w:rsidR="00903C36" w:rsidRDefault="007C396A">
            <w:pPr>
              <w:rPr>
                <w:ins w:id="102" w:author="kyx" w:date="2026-08-04T17:12:00Z" w16du:dateUtc="2026-08-04T09:12:00Z"/>
                <w:rFonts w:ascii="微软雅黑 Light" w:eastAsia="微软雅黑 Light" w:hAnsi="微软雅黑 Light" w:hint="eastAsia"/>
                <w:b/>
                <w:sz w:val="22"/>
                <w:szCs w:val="22"/>
              </w:rPr>
            </w:pPr>
            <w:ins w:id="103" w:author="kyx" w:date="2026-08-04T17:18:00Z" w16du:dateUtc="2026-08-04T09:18:00Z">
              <w:r>
                <w:rPr>
                  <w:rFonts w:ascii="微软雅黑 Light" w:eastAsia="微软雅黑 Light" w:hAnsi="微软雅黑 Light" w:hint="eastAsia"/>
                  <w:b/>
                  <w:sz w:val="22"/>
                  <w:szCs w:val="22"/>
                </w:rPr>
                <w:t>子系统二的回放，是只由研发人员回放，还是常规人员也可回放？</w:t>
              </w:r>
            </w:ins>
          </w:p>
          <w:p>
            <w:pPr>
              <w:spacing w:before="60" w:after="60"/>
            </w:pPr>
            <w:ins w:id="2023" w:author="王鑫" w:date="2026-08-12T00:00:00Z">
              <w:r>
                <w:rPr>
                  <w:rFonts w:hint="eastAsia" w:ascii="微软雅黑 Light" w:hAnsi="微软雅黑 Light" w:eastAsia="微软雅黑 Light"/>
                  <w:b/>
                  <w:color w:val="C00000"/>
                  <w:sz w:val="21"/>
                  <w:szCs w:val="21"/>
                </w:rPr>
                <w:t xml:space="preserve">【答复】</w:t>
              </w:r>
            </w:ins>
            <w:ins w:id="2024" w:author="王鑫" w:date="2026-08-12T00:00:00Z">
              <w:r>
                <w:rPr>
                  <w:rFonts w:hint="eastAsia" w:ascii="微软雅黑 Light" w:hAnsi="微软雅黑 Light" w:eastAsia="微软雅黑 Light"/>
                  <w:color w:val="C00000"/>
                  <w:sz w:val="21"/>
                  <w:szCs w:val="21"/>
                </w:rPr>
                <w:t xml:space="preserve">**发明人确认：回放功能仅作为研发/测试内部调试工具使用（实验室环境下的定位仿真），不对终端用户开放**。回放由研发人员通过 DataSimulation 加载轨迹文件驱动，用于在无真实 GPS/VPS 信号的室内环境中复现定位流程、调试验证子系统三的虚实对齐逻辑。</w:t>
              </w:r>
            </w:ins>
          </w:p>
          <w:p w14:paraId="04DE6C0D" w14:textId="1A7F5E27" w:rsidR="007C396A" w:rsidRPr="00903C36" w:rsidRDefault="007C396A">
            <w:pPr>
              <w:rPr>
                <w:rFonts w:ascii="微软雅黑 Light" w:eastAsia="微软雅黑 Light" w:hAnsi="微软雅黑 Light" w:hint="eastAsia"/>
                <w:b/>
                <w:sz w:val="22"/>
                <w:szCs w:val="22"/>
              </w:rPr>
            </w:pPr>
            <w:ins w:id="104" w:author="kyx" w:date="2026-08-04T17:12:00Z" w16du:dateUtc="2026-08-04T09:12:00Z">
              <w:r>
                <w:rPr>
                  <w:rFonts w:ascii="微软雅黑 Light" w:eastAsia="微软雅黑 Light" w:hAnsi="微软雅黑 Light" w:hint="eastAsia"/>
                  <w:b/>
                  <w:sz w:val="22"/>
                  <w:szCs w:val="22"/>
                </w:rPr>
                <w:t>Q</w:t>
              </w:r>
            </w:ins>
            <w:ins w:id="105" w:author="kyx" w:date="2026-08-04T17:28:00Z" w16du:dateUtc="2026-08-04T09:28:00Z">
              <w:r w:rsidR="00F01790">
                <w:rPr>
                  <w:rFonts w:ascii="微软雅黑 Light" w:eastAsia="微软雅黑 Light" w:hAnsi="微软雅黑 Light" w:hint="eastAsia"/>
                  <w:b/>
                  <w:sz w:val="22"/>
                  <w:szCs w:val="22"/>
                </w:rPr>
                <w:t>2.3）</w:t>
              </w:r>
            </w:ins>
            <w:ins w:id="106" w:author="kyx" w:date="2026-08-04T17:12:00Z" w16du:dateUtc="2026-08-04T09:12:00Z">
              <w:r>
                <w:rPr>
                  <w:rFonts w:ascii="微软雅黑 Light" w:eastAsia="微软雅黑 Light" w:hAnsi="微软雅黑 Light" w:hint="eastAsia"/>
                  <w:b/>
                  <w:sz w:val="22"/>
                  <w:szCs w:val="22"/>
                </w:rPr>
                <w:t>，关于子系统二的作用只是开发测试么？</w:t>
              </w:r>
            </w:ins>
            <w:ins w:id="107" w:author="kyx" w:date="2026-08-04T17:15:00Z" w16du:dateUtc="2026-08-04T09:15:00Z">
              <w:r>
                <w:rPr>
                  <w:rFonts w:ascii="微软雅黑 Light" w:eastAsia="微软雅黑 Light" w:hAnsi="微软雅黑 Light" w:hint="eastAsia"/>
                  <w:b/>
                  <w:sz w:val="22"/>
                  <w:szCs w:val="22"/>
                </w:rPr>
                <w:t>如何理解开发测试，主要是开发测试什么呢，要达到什么效果？能否举例说明？</w:t>
              </w:r>
            </w:ins>
          </w:p>
          <w:p>
            <w:pPr>
              <w:spacing w:before="60" w:after="60"/>
            </w:pPr>
            <w:ins w:id="2025" w:author="王鑫" w:date="2026-08-12T00:00:00Z">
              <w:r>
                <w:rPr>
                  <w:rFonts w:hint="eastAsia" w:ascii="微软雅黑 Light" w:hAnsi="微软雅黑 Light" w:eastAsia="微软雅黑 Light"/>
                  <w:b/>
                  <w:color w:val="C00000"/>
                  <w:sz w:val="21"/>
                  <w:szCs w:val="21"/>
                </w:rPr>
                <w:t xml:space="preserve">【答复】</w:t>
              </w:r>
            </w:ins>
            <w:ins w:id="2026" w:author="王鑫" w:date="2026-08-12T00:00:00Z">
              <w:r>
                <w:rPr>
                  <w:rFonts w:hint="eastAsia" w:ascii="微软雅黑 Light" w:hAnsi="微软雅黑 Light" w:eastAsia="微软雅黑 Light"/>
                  <w:color w:val="C00000"/>
                  <w:sz w:val="21"/>
                  <w:szCs w:val="21"/>
                </w:rPr>
                <w:t xml:space="preserve">文档明确子系统二的核心作用是"实现实验室环境下的定位仿真"，其价值在于"回放模式下子系统三无需修改即可工作"。据此理解（此为推断）：子系统二的主要用途确实是开发测试，但并非"只是"——它也可能用于演示、复现问题等场景。具体而言，开发测试的对象和效果包括：(1) 测试子系统三的空间智能代理功能——意图识别、POI 查询、锚点生成、WebXR 渲染等模块的正确性，在无真实移动场景的办公室/实验室内即可验证；(2) 测试子系统一的融合定位逻辑——通过注入已知的轨迹数据，可以验证融合定位算法（如 GPS+VPS 融合、坐标转换、时效性决策）的输出是否符合预期；(3) 回归测试和 Bug 复现——录制一次特定路径后，可反复回放以验证系统行为的一致性，或复现特定路径上出现的异常。举例：开发人员在实验室中，先通过子系统二回放一段从"A 小区门口步行至 B 学校"的预录轨迹，子系统三据此生成沿途的学区房信息叠加、学校 AR 标注等虚实融合画面，开发人员无需实际走到现场即可完成功能调试和 UI/UX 验证。</w:t>
              </w:r>
            </w:ins>
          </w:p>
          <w:p w14:paraId="31C02A87" w14:textId="77777777" w:rsidR="005E55A8" w:rsidRDefault="00000000">
            <w:pPr>
              <w:rPr>
                <w:rFonts w:ascii="微软雅黑 Light" w:eastAsia="微软雅黑 Light" w:hAnsi="微软雅黑 Light" w:hint="eastAsia"/>
                <w:b/>
                <w:sz w:val="22"/>
                <w:szCs w:val="22"/>
              </w:rPr>
            </w:pPr>
            <w:r w:rsidRPr="005A2C0E">
              <w:rPr>
                <w:rFonts w:ascii="微软雅黑 Light" w:eastAsia="微软雅黑 Light" w:hAnsi="微软雅黑 Light" w:hint="eastAsia"/>
                <w:b/>
                <w:sz w:val="22"/>
                <w:szCs w:val="22"/>
                <w:highlight w:val="yellow"/>
              </w:rPr>
              <w:t>子系统</w:t>
            </w:r>
            <w:proofErr w:type="gramStart"/>
            <w:r w:rsidRPr="005A2C0E">
              <w:rPr>
                <w:rFonts w:ascii="微软雅黑 Light" w:eastAsia="微软雅黑 Light" w:hAnsi="微软雅黑 Light" w:hint="eastAsia"/>
                <w:b/>
                <w:sz w:val="22"/>
                <w:szCs w:val="22"/>
                <w:highlight w:val="yellow"/>
              </w:rPr>
              <w:t>一</w:t>
            </w:r>
            <w:proofErr w:type="gramEnd"/>
            <w:r w:rsidRPr="005A2C0E">
              <w:rPr>
                <w:rFonts w:ascii="微软雅黑 Light" w:eastAsia="微软雅黑 Light" w:hAnsi="微软雅黑 Light" w:hint="eastAsia"/>
                <w:b/>
                <w:sz w:val="22"/>
                <w:szCs w:val="22"/>
                <w:highlight w:val="yellow"/>
              </w:rPr>
              <w:t>：多源信号融合定位子系统</w:t>
            </w:r>
          </w:p>
          <w:p w14:paraId="342C39D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核心架构：</w:t>
            </w:r>
            <w:r w:rsidRPr="005A2C0E">
              <w:rPr>
                <w:rFonts w:ascii="微软雅黑 Light" w:eastAsia="微软雅黑 Light" w:hAnsi="微软雅黑 Light" w:hint="eastAsia"/>
                <w:b/>
                <w:sz w:val="22"/>
                <w:szCs w:val="22"/>
                <w:highlight w:val="green"/>
              </w:rPr>
              <w:t>GPS粗定位 + VPS视觉精定位 + 时效性融合决策 + 坐标系转换</w:t>
            </w:r>
          </w:p>
          <w:p w14:paraId="1FB29FF4" w14:textId="77777777" w:rsidR="005E55A8" w:rsidRDefault="00000000">
            <w:pPr>
              <w:jc w:val="center"/>
            </w:pPr>
            <w:r>
              <w:rPr>
                <w:noProof/>
              </w:rPr>
              <w:drawing>
                <wp:inline distT="0" distB="0" distL="114300" distR="114300" wp14:anchorId="65963D80" wp14:editId="4FC23216">
                  <wp:extent cx="544195" cy="1823720"/>
                  <wp:effectExtent l="0" t="0" r="14605"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44195" cy="1823720"/>
                          </a:xfrm>
                          <a:prstGeom prst="rect">
                            <a:avLst/>
                          </a:prstGeom>
                          <a:noFill/>
                          <a:ln>
                            <a:noFill/>
                          </a:ln>
                        </pic:spPr>
                      </pic:pic>
                    </a:graphicData>
                  </a:graphic>
                </wp:inline>
              </w:drawing>
            </w:r>
          </w:p>
          <w:p w14:paraId="22AF20BE"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 多源融合定位决策流程图</w:t>
            </w:r>
          </w:p>
          <w:p w14:paraId="3387EF58" w14:textId="6EA371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图2说明：本图展示多源融合定位子系统的</w:t>
            </w:r>
            <w:proofErr w:type="gramStart"/>
            <w:r>
              <w:rPr>
                <w:rFonts w:ascii="微软雅黑 Light" w:eastAsia="微软雅黑 Light" w:hAnsi="微软雅黑 Light" w:hint="eastAsia"/>
                <w:b/>
                <w:sz w:val="22"/>
                <w:szCs w:val="22"/>
              </w:rPr>
              <w:t>完整决策</w:t>
            </w:r>
            <w:proofErr w:type="gramEnd"/>
            <w:r>
              <w:rPr>
                <w:rFonts w:ascii="微软雅黑 Light" w:eastAsia="微软雅黑 Light" w:hAnsi="微软雅黑 Light" w:hint="eastAsia"/>
                <w:b/>
                <w:sz w:val="22"/>
                <w:szCs w:val="22"/>
              </w:rPr>
              <w:t>流程。系统启动后首先通过GPS完成坐标系原点初始化，随后GPS与VPS两路信号并行采集。</w:t>
            </w:r>
            <w:r w:rsidRPr="007A2DEE">
              <w:rPr>
                <w:rFonts w:ascii="微软雅黑 Light" w:eastAsia="微软雅黑 Light" w:hAnsi="微软雅黑 Light" w:hint="eastAsia"/>
                <w:b/>
                <w:color w:val="0070C0"/>
                <w:sz w:val="22"/>
                <w:szCs w:val="22"/>
              </w:rPr>
              <w:t>VPS数据需经两阶段坐标转换</w:t>
            </w:r>
            <w:r>
              <w:rPr>
                <w:rFonts w:ascii="微软雅黑 Light" w:eastAsia="微软雅黑 Light" w:hAnsi="微软雅黑 Light" w:hint="eastAsia"/>
                <w:b/>
                <w:sz w:val="22"/>
                <w:szCs w:val="22"/>
              </w:rPr>
              <w:t>：第一阶段调用`ecefToWGS84()`将ECEF</w:t>
            </w:r>
            <w:ins w:id="108" w:author="kyx" w:date="2026-07-31T10:12:00Z" w16du:dateUtc="2026-07-31T02:12:00Z">
              <w:r w:rsidR="00A21B94">
                <w:rPr>
                  <w:rFonts w:ascii="微软雅黑 Light" w:eastAsia="微软雅黑 Light" w:hAnsi="微软雅黑 Light" w:hint="eastAsia"/>
                  <w:b/>
                  <w:sz w:val="22"/>
                  <w:szCs w:val="22"/>
                </w:rPr>
                <w:t>（</w:t>
              </w:r>
            </w:ins>
            <w:ins w:id="109" w:author="kyx" w:date="2026-07-31T10:12:00Z">
              <w:r w:rsidR="00A21B94" w:rsidRPr="00A21B94">
                <w:rPr>
                  <w:rFonts w:ascii="微软雅黑 Light" w:eastAsia="微软雅黑 Light" w:hAnsi="微软雅黑 Light" w:hint="eastAsia"/>
                  <w:b/>
                  <w:sz w:val="22"/>
                  <w:szCs w:val="22"/>
                </w:rPr>
                <w:t>地心地固坐标系</w:t>
              </w:r>
            </w:ins>
            <w:ins w:id="110"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坐标迭代转换为WGS84</w:t>
            </w:r>
            <w:ins w:id="111" w:author="kyx" w:date="2026-07-31T10:12:00Z" w16du:dateUtc="2026-07-31T02:12:00Z">
              <w:r w:rsidR="00A21B94">
                <w:rPr>
                  <w:rFonts w:ascii="微软雅黑 Light" w:eastAsia="微软雅黑 Light" w:hAnsi="微软雅黑 Light" w:hint="eastAsia"/>
                  <w:b/>
                  <w:sz w:val="22"/>
                  <w:szCs w:val="22"/>
                </w:rPr>
                <w:t>（</w:t>
              </w:r>
            </w:ins>
            <w:ins w:id="112" w:author="kyx" w:date="2026-07-31T10:13:00Z">
              <w:r w:rsidR="00A21B94" w:rsidRPr="00A21B94">
                <w:rPr>
                  <w:rFonts w:ascii="微软雅黑 Light" w:eastAsia="微软雅黑 Light" w:hAnsi="微软雅黑 Light" w:hint="eastAsia"/>
                  <w:b/>
                  <w:bCs/>
                  <w:sz w:val="22"/>
                  <w:szCs w:val="22"/>
                </w:rPr>
                <w:t>1984世界大地坐标系</w:t>
              </w:r>
            </w:ins>
            <w:ins w:id="113" w:author="kyx" w:date="2026-07-31T10:12:00Z" w16du:dateUtc="2026-07-31T02:12: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（迭代5次收敛），第二阶段调用`transform()`进行GCJ02</w:t>
            </w:r>
            <w:ins w:id="114" w:author="kyx" w:date="2026-07-31T10:15:00Z" w16du:dateUtc="2026-07-31T02:15:00Z">
              <w:r w:rsidR="00A21B94">
                <w:rPr>
                  <w:rFonts w:ascii="微软雅黑 Light" w:eastAsia="微软雅黑 Light" w:hAnsi="微软雅黑 Light" w:hint="eastAsia"/>
                  <w:b/>
                  <w:sz w:val="22"/>
                  <w:szCs w:val="22"/>
                </w:rPr>
                <w:t>（</w:t>
              </w:r>
            </w:ins>
            <w:ins w:id="115" w:author="kyx" w:date="2026-07-31T10:17:00Z" w16du:dateUtc="2026-07-31T02:17:00Z">
              <w:r w:rsidR="00A21B94">
                <w:rPr>
                  <w:rFonts w:ascii="微软雅黑 Light" w:eastAsia="微软雅黑 Light" w:hAnsi="微软雅黑 Light" w:hint="eastAsia"/>
                  <w:b/>
                  <w:sz w:val="22"/>
                  <w:szCs w:val="22"/>
                </w:rPr>
                <w:t>火星坐标系，也即国内测绘加密坐标系</w:t>
              </w:r>
            </w:ins>
            <w:ins w:id="116" w:author="kyx" w:date="2026-07-31T10:15:00Z" w16du:dateUtc="2026-07-31T02:15:00Z">
              <w:r w:rsidR="00A21B94">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→WGS84纠偏，消除中国地</w:t>
            </w:r>
            <w:r>
              <w:rPr>
                <w:rFonts w:ascii="微软雅黑 Light" w:eastAsia="微软雅黑 Light" w:hAnsi="微软雅黑 Light" w:hint="eastAsia"/>
                <w:b/>
                <w:sz w:val="22"/>
                <w:szCs w:val="22"/>
              </w:rPr>
              <w:lastRenderedPageBreak/>
              <w:t>区坐标系偏移引入的20–500米系统性误差。融合决策节点依据时效性规则（`</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+ 2000ms`）动态选择高精度VPS或兜底GPS数据，无需加权计算，确保定位连续性。当EKF模块启用时，输出频率从1Hz提升至50Hz，提供更平滑的定位轨迹。</w:t>
            </w:r>
          </w:p>
          <w:p w14:paraId="00F5C00A" w14:textId="321761C3" w:rsidR="005E55A8" w:rsidRDefault="00A21B94">
            <w:pPr>
              <w:rPr>
                <w:ins w:id="117" w:author="kyx" w:date="2026-07-31T10:24:00Z" w16du:dateUtc="2026-07-31T02:24:00Z"/>
                <w:rFonts w:ascii="微软雅黑 Light" w:eastAsia="微软雅黑 Light" w:hAnsi="微软雅黑 Light" w:hint="eastAsia"/>
                <w:b/>
                <w:sz w:val="22"/>
                <w:szCs w:val="22"/>
              </w:rPr>
            </w:pPr>
            <w:ins w:id="118" w:author="kyx" w:date="2026-07-31T10:11:00Z" w16du:dateUtc="2026-07-31T02:11:00Z">
              <w:r>
                <w:rPr>
                  <w:rFonts w:ascii="微软雅黑 Light" w:eastAsia="微软雅黑 Light" w:hAnsi="微软雅黑 Light" w:hint="eastAsia"/>
                  <w:b/>
                  <w:sz w:val="22"/>
                  <w:szCs w:val="22"/>
                </w:rPr>
                <w:t>Q1，VPS数据需经两阶段坐标转换，是否为现有技术？转换</w:t>
              </w:r>
            </w:ins>
            <w:ins w:id="119" w:author="kyx" w:date="2026-07-31T10:15:00Z" w16du:dateUtc="2026-07-31T02:15:00Z">
              <w:r>
                <w:rPr>
                  <w:rFonts w:ascii="微软雅黑 Light" w:eastAsia="微软雅黑 Light" w:hAnsi="微软雅黑 Light" w:hint="eastAsia"/>
                  <w:b/>
                  <w:sz w:val="22"/>
                  <w:szCs w:val="22"/>
                </w:rPr>
                <w:t>结果为</w:t>
              </w:r>
            </w:ins>
            <w:ins w:id="120" w:author="kyx" w:date="2026-07-31T10:22:00Z" w16du:dateUtc="2026-07-31T02:22:00Z">
              <w:r w:rsidR="007A2DEE">
                <w:rPr>
                  <w:rFonts w:ascii="微软雅黑 Light" w:eastAsia="微软雅黑 Light" w:hAnsi="微软雅黑 Light" w:hint="eastAsia"/>
                  <w:b/>
                  <w:sz w:val="22"/>
                  <w:szCs w:val="22"/>
                </w:rPr>
                <w:t>无加密无偏移的地理位置</w:t>
              </w:r>
            </w:ins>
            <w:ins w:id="121" w:author="kyx" w:date="2026-07-31T10:16:00Z" w16du:dateUtc="2026-07-31T02:16:00Z">
              <w:r>
                <w:rPr>
                  <w:rFonts w:ascii="微软雅黑 Light" w:eastAsia="微软雅黑 Light" w:hAnsi="微软雅黑 Light" w:hint="eastAsia"/>
                  <w:b/>
                  <w:sz w:val="22"/>
                  <w:szCs w:val="22"/>
                </w:rPr>
                <w:t>数据</w:t>
              </w:r>
            </w:ins>
            <w:ins w:id="122" w:author="kyx" w:date="2026-07-31T10:22:00Z" w16du:dateUtc="2026-07-31T02:22:00Z">
              <w:r w:rsidR="007A2DEE">
                <w:rPr>
                  <w:rFonts w:ascii="微软雅黑 Light" w:eastAsia="微软雅黑 Light" w:hAnsi="微软雅黑 Light" w:hint="eastAsia"/>
                  <w:b/>
                  <w:sz w:val="22"/>
                  <w:szCs w:val="22"/>
                </w:rPr>
                <w:t>（</w:t>
              </w:r>
            </w:ins>
            <w:ins w:id="123" w:author="kyx" w:date="2026-07-31T10:23:00Z" w16du:dateUtc="2026-07-31T02:23:00Z">
              <w:r w:rsidR="007A2DEE" w:rsidRPr="007A2DEE">
                <w:rPr>
                  <w:rFonts w:ascii="微软雅黑 Light" w:eastAsia="微软雅黑 Light" w:hAnsi="微软雅黑 Light" w:hint="eastAsia"/>
                  <w:b/>
                  <w:sz w:val="22"/>
                  <w:szCs w:val="22"/>
                </w:rPr>
                <w:t>WGS84 大地坐标</w:t>
              </w:r>
              <w:r w:rsidR="007A2DEE">
                <w:rPr>
                  <w:rFonts w:ascii="微软雅黑 Light" w:eastAsia="微软雅黑 Light" w:hAnsi="微软雅黑 Light" w:hint="eastAsia"/>
                  <w:b/>
                  <w:sz w:val="22"/>
                  <w:szCs w:val="22"/>
                </w:rPr>
                <w:t>，具体为</w:t>
              </w:r>
            </w:ins>
            <w:ins w:id="124" w:author="kyx" w:date="2026-07-31T10:22:00Z" w16du:dateUtc="2026-07-31T02:22:00Z">
              <w:r w:rsidR="007A2DEE">
                <w:rPr>
                  <w:rFonts w:ascii="微软雅黑 Light" w:eastAsia="微软雅黑 Light" w:hAnsi="微软雅黑 Light" w:hint="eastAsia"/>
                  <w:b/>
                  <w:sz w:val="22"/>
                  <w:szCs w:val="22"/>
                </w:rPr>
                <w:t>经度、纬度、高度）</w:t>
              </w:r>
            </w:ins>
            <w:ins w:id="125" w:author="kyx" w:date="2026-07-31T10:16:00Z" w16du:dateUtc="2026-07-31T02:16:00Z">
              <w:r>
                <w:rPr>
                  <w:rFonts w:ascii="微软雅黑 Light" w:eastAsia="微软雅黑 Light" w:hAnsi="微软雅黑 Light" w:hint="eastAsia"/>
                  <w:b/>
                  <w:sz w:val="22"/>
                  <w:szCs w:val="22"/>
                </w:rPr>
                <w:t>？</w:t>
              </w:r>
            </w:ins>
          </w:p>
          <w:p>
            <w:pPr>
              <w:spacing w:before="60" w:after="60"/>
            </w:pPr>
            <w:ins w:id="2027" w:author="王鑫" w:date="2026-08-12T00:00:00Z">
              <w:r>
                <w:rPr>
                  <w:rFonts w:hint="eastAsia" w:ascii="微软雅黑 Light" w:hAnsi="微软雅黑 Light" w:eastAsia="微软雅黑 Light"/>
                  <w:b/>
                  <w:color w:val="C00000"/>
                  <w:sz w:val="21"/>
                  <w:szCs w:val="21"/>
                </w:rPr>
                <w:t xml:space="preserve">【答复】</w:t>
              </w:r>
            </w:ins>
            <w:ins w:id="2028" w:author="王鑫" w:date="2026-08-12T00:00:00Z">
              <w:r>
                <w:rPr>
                  <w:rFonts w:hint="eastAsia" w:ascii="微软雅黑 Light" w:hAnsi="微软雅黑 Light" w:eastAsia="微软雅黑 Light"/>
                  <w:color w:val="C00000"/>
                  <w:sz w:val="21"/>
                  <w:szCs w:val="21"/>
                </w:rPr>
                <w:t xml:space="preserve">两阶段坐标转换均为现有技术。第一阶段 ECEF→WGS84：将地心地固直角坐标(x,y,z)转换为大地坐标（经度、纬度、高度）是大地测量学的基础算法。ECEF→WGS84 的逆转换没有闭式解，业界标准做法是采用迭代法求解纬度与高程（如 Vallado 算法、Zhu 1994 算法、Fukushima 2006 算法等），文档所述使用 WGS84 椭球参数（a=6378137.0, e²≈0.00669438）进行 5 次迭代收敛，属于此类标准迭代方法。第二阶段 GCJ02→WGS84 纠偏：GCJ02（火星坐标系）是中国国家标准 GB 20263—2006 规定的非线性加密坐标系，其正向偏移（WGS84→GCJ02）有公开的算法公式，逆向（GCJ02→WGS84）可通过迭代逼近实现（典型精度 &lt;0.5m）。文档调用 @vortex/geo-math 库的 transform() 进行纠偏，属于对公开算法的工程实现。转换结果为 WGS84 大地坐标（经度、纬度、高度），无加密无偏移。文档(3)节明确指出第二阶段"进行 GCJ02→WGS84 纠偏，消除20–500米系统性误差"，且(4)节 fusionupdate 事件输出的 IFusionLocation 包含 lat/lon，说明最终输出为 WGS84 经纬度。</w:t>
              </w:r>
            </w:ins>
          </w:p>
          <w:p w14:paraId="187164F7" w14:textId="740C0815" w:rsidR="007A2DEE" w:rsidRDefault="007A2DEE">
            <w:pPr>
              <w:rPr>
                <w:ins w:id="126" w:author="kyx" w:date="2026-07-31T10:26:00Z" w16du:dateUtc="2026-07-31T02:26:00Z"/>
                <w:rFonts w:ascii="微软雅黑 Light" w:eastAsia="微软雅黑 Light" w:hAnsi="微软雅黑 Light" w:hint="eastAsia"/>
                <w:b/>
                <w:sz w:val="22"/>
                <w:szCs w:val="22"/>
              </w:rPr>
            </w:pPr>
            <w:ins w:id="127" w:author="kyx" w:date="2026-07-31T10:24:00Z" w16du:dateUtc="2026-07-31T02:24:00Z">
              <w:r>
                <w:rPr>
                  <w:rFonts w:ascii="微软雅黑 Light" w:eastAsia="微软雅黑 Light" w:hAnsi="微软雅黑 Light" w:hint="eastAsia"/>
                  <w:b/>
                  <w:sz w:val="22"/>
                  <w:szCs w:val="22"/>
                </w:rPr>
                <w:t>Q2，VPS数据比GPS数据的精度更高，我们并行获取</w:t>
              </w:r>
            </w:ins>
            <w:ins w:id="128" w:author="kyx" w:date="2026-07-31T10:25:00Z" w16du:dateUtc="2026-07-31T02:25:00Z">
              <w:r>
                <w:rPr>
                  <w:rFonts w:ascii="微软雅黑 Light" w:eastAsia="微软雅黑 Light" w:hAnsi="微软雅黑 Light" w:hint="eastAsia"/>
                  <w:b/>
                  <w:sz w:val="22"/>
                  <w:szCs w:val="22"/>
                </w:rPr>
                <w:t>VPS数据和GPS数据，然后决策到底采用哪个数据？每个时刻都需要分别获取相应数据</w:t>
              </w:r>
              <w:proofErr w:type="gramStart"/>
              <w:r>
                <w:rPr>
                  <w:rFonts w:ascii="微软雅黑 Light" w:eastAsia="微软雅黑 Light" w:hAnsi="微软雅黑 Light" w:hint="eastAsia"/>
                  <w:b/>
                  <w:sz w:val="22"/>
                  <w:szCs w:val="22"/>
                </w:rPr>
                <w:t>并决策么</w:t>
              </w:r>
              <w:proofErr w:type="gramEnd"/>
              <w:r>
                <w:rPr>
                  <w:rFonts w:ascii="微软雅黑 Light" w:eastAsia="微软雅黑 Light" w:hAnsi="微软雅黑 Light" w:hint="eastAsia"/>
                  <w:b/>
                  <w:sz w:val="22"/>
                  <w:szCs w:val="22"/>
                </w:rPr>
                <w:t>，</w:t>
              </w:r>
            </w:ins>
            <w:ins w:id="129" w:author="kyx" w:date="2026-08-02T16:42:00Z" w16du:dateUtc="2026-08-02T08:42:00Z">
              <w:r w:rsidR="00A52DBD">
                <w:rPr>
                  <w:rFonts w:ascii="微软雅黑 Light" w:eastAsia="微软雅黑 Light" w:hAnsi="微软雅黑 Light" w:hint="eastAsia"/>
                  <w:b/>
                  <w:sz w:val="22"/>
                  <w:szCs w:val="22"/>
                </w:rPr>
                <w:t>也即可能会</w:t>
              </w:r>
            </w:ins>
            <w:ins w:id="130" w:author="kyx" w:date="2026-07-31T10:28:00Z" w16du:dateUtc="2026-07-31T02:28:00Z">
              <w:r>
                <w:rPr>
                  <w:rFonts w:ascii="微软雅黑 Light" w:eastAsia="微软雅黑 Light" w:hAnsi="微软雅黑 Light" w:hint="eastAsia"/>
                  <w:b/>
                  <w:sz w:val="22"/>
                  <w:szCs w:val="22"/>
                </w:rPr>
                <w:t>出现不同时刻采用的数据源不同的情况，</w:t>
              </w:r>
            </w:ins>
            <w:ins w:id="131" w:author="kyx" w:date="2026-07-31T10:25:00Z" w16du:dateUtc="2026-07-31T02:25:00Z">
              <w:r>
                <w:rPr>
                  <w:rFonts w:ascii="微软雅黑 Light" w:eastAsia="微软雅黑 Light" w:hAnsi="微软雅黑 Light" w:hint="eastAsia"/>
                  <w:b/>
                  <w:sz w:val="22"/>
                  <w:szCs w:val="22"/>
                </w:rPr>
                <w:t>比如时刻1决策采用VPS数据，时刻2决策采用GPS</w:t>
              </w:r>
            </w:ins>
            <w:ins w:id="132" w:author="kyx" w:date="2026-07-31T10:26:00Z" w16du:dateUtc="2026-07-31T02:26:00Z">
              <w:r>
                <w:rPr>
                  <w:rFonts w:ascii="微软雅黑 Light" w:eastAsia="微软雅黑 Light" w:hAnsi="微软雅黑 Light" w:hint="eastAsia"/>
                  <w:b/>
                  <w:sz w:val="22"/>
                  <w:szCs w:val="22"/>
                </w:rPr>
                <w:t>数据？</w:t>
              </w:r>
            </w:ins>
          </w:p>
          <w:p>
            <w:pPr>
              <w:spacing w:before="60" w:after="60"/>
            </w:pPr>
            <w:ins w:id="2029" w:author="王鑫" w:date="2026-08-12T00:00:00Z">
              <w:r>
                <w:rPr>
                  <w:rFonts w:hint="eastAsia" w:ascii="微软雅黑 Light" w:hAnsi="微软雅黑 Light" w:eastAsia="微软雅黑 Light"/>
                  <w:b/>
                  <w:color w:val="C00000"/>
                  <w:sz w:val="21"/>
                  <w:szCs w:val="21"/>
                </w:rPr>
                <w:t xml:space="preserve">【答复】</w:t>
              </w:r>
            </w:ins>
            <w:ins w:id="2030" w:author="王鑫" w:date="2026-08-12T00:00:00Z">
              <w:r>
                <w:rPr>
                  <w:rFonts w:hint="eastAsia" w:ascii="微软雅黑 Light" w:hAnsi="微软雅黑 Light" w:eastAsia="微软雅黑 Light"/>
                  <w:color w:val="C00000"/>
                  <w:sz w:val="21"/>
                  <w:szCs w:val="21"/>
                </w:rPr>
                <w:t xml:space="preserve">是的，理解正确。文档核心架构描述明确写道"GPS与VPS两路信号并行采集"，两者各自独立运行——GPS 通过 watchPosition 持续监听（频率由浏览器决定），VPS 通过定时器（默认 1000ms）周期性触发视频帧捕获并请求服务端。每个决策周期（文档未明确周期频率，但(4)节 fusionupdate 事件频率为 1000ms），系统分别计算两个数据源的时间戳年龄（vpsAge 和 gpsAge），依据决策规则（若 vpsAge ≤ gpsAge + 2000ms 则优先 VPS，否则 GPS）动态选择，无需加权。由于 VPS 依赖网络请求，其延迟可能波动，因此在时刻1 VPS 响应及时则采用 VPS，时刻2 VPS 响应超时则自动降级为 GPS，完全可能出现不同时刻采用不同数据源的情况。这正是该模块设计的核心目的——在 VPS 不可用或延迟大时用 GPS 兜底，保障定位连续性。</w:t>
              </w:r>
            </w:ins>
          </w:p>
          <w:p w14:paraId="12CA0B36" w14:textId="77777777" w:rsidR="00A21B94" w:rsidRDefault="00A21B94">
            <w:pPr>
              <w:rPr>
                <w:rFonts w:ascii="微软雅黑 Light" w:eastAsia="微软雅黑 Light" w:hAnsi="微软雅黑 Light" w:hint="eastAsia"/>
                <w:b/>
                <w:sz w:val="22"/>
                <w:szCs w:val="22"/>
              </w:rPr>
            </w:pPr>
          </w:p>
          <w:p w14:paraId="6ED4F488"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（1）GPS粗定位模块</w:t>
            </w:r>
          </w:p>
          <w:p w14:paraId="7AB5E86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通过浏览器Geolocation API（</w:t>
            </w:r>
            <w:proofErr w:type="spellStart"/>
            <w:r>
              <w:rPr>
                <w:rFonts w:ascii="微软雅黑 Light" w:eastAsia="微软雅黑 Light" w:hAnsi="微软雅黑 Light" w:hint="eastAsia"/>
                <w:b/>
                <w:sz w:val="22"/>
                <w:szCs w:val="22"/>
              </w:rPr>
              <w:t>navigator.geolocation.watchPosition</w:t>
            </w:r>
            <w:proofErr w:type="spellEnd"/>
            <w:r>
              <w:rPr>
                <w:rFonts w:ascii="微软雅黑 Light" w:eastAsia="微软雅黑 Light" w:hAnsi="微软雅黑 Light" w:hint="eastAsia"/>
                <w:b/>
                <w:sz w:val="22"/>
                <w:szCs w:val="22"/>
              </w:rPr>
              <w:t>）持续监听设备GPS位置；</w:t>
            </w:r>
          </w:p>
          <w:p w14:paraId="2FA1016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配置</w:t>
            </w:r>
            <w:proofErr w:type="spellStart"/>
            <w:r>
              <w:rPr>
                <w:rFonts w:ascii="微软雅黑 Light" w:eastAsia="微软雅黑 Light" w:hAnsi="微软雅黑 Light" w:hint="eastAsia"/>
                <w:b/>
                <w:sz w:val="22"/>
                <w:szCs w:val="22"/>
              </w:rPr>
              <w:t>enableHighAccuracy</w:t>
            </w:r>
            <w:proofErr w:type="spellEnd"/>
            <w:r>
              <w:rPr>
                <w:rFonts w:ascii="微软雅黑 Light" w:eastAsia="微软雅黑 Light" w:hAnsi="微软雅黑 Light" w:hint="eastAsia"/>
                <w:b/>
                <w:sz w:val="22"/>
                <w:szCs w:val="22"/>
              </w:rPr>
              <w:t>: true启用高精度模式，</w:t>
            </w:r>
            <w:proofErr w:type="spellStart"/>
            <w:r>
              <w:rPr>
                <w:rFonts w:ascii="微软雅黑 Light" w:eastAsia="微软雅黑 Light" w:hAnsi="微软雅黑 Light" w:hint="eastAsia"/>
                <w:b/>
                <w:sz w:val="22"/>
                <w:szCs w:val="22"/>
              </w:rPr>
              <w:t>maximumAge</w:t>
            </w:r>
            <w:proofErr w:type="spellEnd"/>
            <w:r>
              <w:rPr>
                <w:rFonts w:ascii="微软雅黑 Light" w:eastAsia="微软雅黑 Light" w:hAnsi="微软雅黑 Light" w:hint="eastAsia"/>
                <w:b/>
                <w:sz w:val="22"/>
                <w:szCs w:val="22"/>
              </w:rPr>
              <w:t>: 0避免使用缓存数据；</w:t>
            </w:r>
          </w:p>
          <w:p w14:paraId="4EBF5B0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实时获取WGS84经纬度和精度估算值，作为VPS冷启动时的初始定位和搜索区域约束；</w:t>
            </w:r>
          </w:p>
          <w:p w14:paraId="1E14057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在VPS</w:t>
            </w:r>
            <w:proofErr w:type="gramStart"/>
            <w:r>
              <w:rPr>
                <w:rFonts w:ascii="微软雅黑 Light" w:eastAsia="微软雅黑 Light" w:hAnsi="微软雅黑 Light" w:hint="eastAsia"/>
                <w:b/>
                <w:sz w:val="22"/>
                <w:szCs w:val="22"/>
              </w:rPr>
              <w:t>不</w:t>
            </w:r>
            <w:proofErr w:type="gramEnd"/>
            <w:r>
              <w:rPr>
                <w:rFonts w:ascii="微软雅黑 Light" w:eastAsia="微软雅黑 Light" w:hAnsi="微软雅黑 Light" w:hint="eastAsia"/>
                <w:b/>
                <w:sz w:val="22"/>
                <w:szCs w:val="22"/>
              </w:rPr>
              <w:t>可用时提供兜底定位服务，确保系统连续可用性。</w:t>
            </w:r>
          </w:p>
          <w:p w14:paraId="01238679" w14:textId="77777777" w:rsidR="005E55A8" w:rsidRDefault="005E55A8">
            <w:pPr>
              <w:rPr>
                <w:rFonts w:ascii="微软雅黑 Light" w:eastAsia="微软雅黑 Light" w:hAnsi="微软雅黑 Light" w:hint="eastAsia"/>
                <w:b/>
                <w:sz w:val="22"/>
                <w:szCs w:val="22"/>
              </w:rPr>
            </w:pPr>
          </w:p>
          <w:p w14:paraId="4AEA7F50"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（2）VPS视觉精定位模块</w:t>
            </w:r>
          </w:p>
          <w:p w14:paraId="2122F21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定时器（默认1000ms）触发视频</w:t>
            </w:r>
            <w:proofErr w:type="gramStart"/>
            <w:r>
              <w:rPr>
                <w:rFonts w:ascii="微软雅黑 Light" w:eastAsia="微软雅黑 Light" w:hAnsi="微软雅黑 Light" w:hint="eastAsia"/>
                <w:b/>
                <w:sz w:val="22"/>
                <w:szCs w:val="22"/>
              </w:rPr>
              <w:t>帧</w:t>
            </w:r>
            <w:proofErr w:type="gramEnd"/>
            <w:r>
              <w:rPr>
                <w:rFonts w:ascii="微软雅黑 Light" w:eastAsia="微软雅黑 Light" w:hAnsi="微软雅黑 Light" w:hint="eastAsia"/>
                <w:b/>
                <w:sz w:val="22"/>
                <w:szCs w:val="22"/>
              </w:rPr>
              <w:t>捕获：从页面&amp;</w:t>
            </w:r>
            <w:proofErr w:type="spellStart"/>
            <w:r>
              <w:rPr>
                <w:rFonts w:ascii="微软雅黑 Light" w:eastAsia="微软雅黑 Light" w:hAnsi="微软雅黑 Light" w:hint="eastAsia"/>
                <w:b/>
                <w:sz w:val="22"/>
                <w:szCs w:val="22"/>
              </w:rPr>
              <w:t>lt;video&amp;gt</w:t>
            </w:r>
            <w:proofErr w:type="spellEnd"/>
            <w:r>
              <w:rPr>
                <w:rFonts w:ascii="微软雅黑 Light" w:eastAsia="微软雅黑 Light" w:hAnsi="微软雅黑 Light" w:hint="eastAsia"/>
                <w:b/>
                <w:sz w:val="22"/>
                <w:szCs w:val="22"/>
              </w:rPr>
              <w:t>;元素绘制</w:t>
            </w:r>
            <w:proofErr w:type="gramStart"/>
            <w:r>
              <w:rPr>
                <w:rFonts w:ascii="微软雅黑 Light" w:eastAsia="微软雅黑 Light" w:hAnsi="微软雅黑 Light" w:hint="eastAsia"/>
                <w:b/>
                <w:sz w:val="22"/>
                <w:szCs w:val="22"/>
              </w:rPr>
              <w:t>当前帧至</w:t>
            </w:r>
            <w:proofErr w:type="gramEnd"/>
            <w:r>
              <w:rPr>
                <w:rFonts w:ascii="微软雅黑 Light" w:eastAsia="微软雅黑 Light" w:hAnsi="微软雅黑 Light" w:hint="eastAsia"/>
                <w:b/>
                <w:sz w:val="22"/>
                <w:szCs w:val="22"/>
              </w:rPr>
              <w:t>Canvas，转换为JPEG格式（quality 0.8）；</w:t>
            </w:r>
          </w:p>
          <w:p w14:paraId="54AEFD8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通过HTTP POST请求发送至VPS服务端，携带focal参数（相机焦距，用于PnP求解）和GPS辅助定位信息（缩小匹配范围）；</w:t>
            </w:r>
          </w:p>
          <w:p w14:paraId="584015D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解析响应获取ECEF空间坐标（</w:t>
            </w:r>
            <w:proofErr w:type="spellStart"/>
            <w:r>
              <w:rPr>
                <w:rFonts w:ascii="微软雅黑 Light" w:eastAsia="微软雅黑 Light" w:hAnsi="微软雅黑 Light" w:hint="eastAsia"/>
                <w:b/>
                <w:sz w:val="22"/>
                <w:szCs w:val="22"/>
              </w:rPr>
              <w:t>pose.position.x</w:t>
            </w:r>
            <w:proofErr w:type="spellEnd"/>
            <w:r>
              <w:rPr>
                <w:rFonts w:ascii="微软雅黑 Light" w:eastAsia="微软雅黑 Light" w:hAnsi="微软雅黑 Light" w:hint="eastAsia"/>
                <w:b/>
                <w:sz w:val="22"/>
                <w:szCs w:val="22"/>
              </w:rPr>
              <w:t>/y/z，单位米）和3×3旋转矩阵（</w:t>
            </w:r>
            <w:proofErr w:type="spellStart"/>
            <w:r>
              <w:rPr>
                <w:rFonts w:ascii="微软雅黑 Light" w:eastAsia="微软雅黑 Light" w:hAnsi="微软雅黑 Light" w:hint="eastAsia"/>
                <w:b/>
                <w:sz w:val="22"/>
                <w:szCs w:val="22"/>
              </w:rPr>
              <w:t>pose.rotation</w:t>
            </w:r>
            <w:proofErr w:type="spellEnd"/>
            <w:r>
              <w:rPr>
                <w:rFonts w:ascii="微软雅黑 Light" w:eastAsia="微软雅黑 Light" w:hAnsi="微软雅黑 Light" w:hint="eastAsia"/>
                <w:b/>
                <w:sz w:val="22"/>
                <w:szCs w:val="22"/>
              </w:rPr>
              <w:t>，行主序格式）；</w:t>
            </w:r>
          </w:p>
          <w:p w14:paraId="00C76B9F" w14:textId="77777777" w:rsidR="00AC2871"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将定位精度</w:t>
            </w:r>
            <w:proofErr w:type="gramStart"/>
            <w:r>
              <w:rPr>
                <w:rFonts w:ascii="微软雅黑 Light" w:eastAsia="微软雅黑 Light" w:hAnsi="微软雅黑 Light" w:hint="eastAsia"/>
                <w:b/>
                <w:sz w:val="22"/>
                <w:szCs w:val="22"/>
              </w:rPr>
              <w:t>从米级提升</w:t>
            </w:r>
            <w:proofErr w:type="gramEnd"/>
            <w:r>
              <w:rPr>
                <w:rFonts w:ascii="微软雅黑 Light" w:eastAsia="微软雅黑 Light" w:hAnsi="微软雅黑 Light" w:hint="eastAsia"/>
                <w:b/>
                <w:sz w:val="22"/>
                <w:szCs w:val="22"/>
              </w:rPr>
              <w:t>至分米级，周期性校准GPS漂移。</w:t>
            </w:r>
          </w:p>
          <w:p w14:paraId="48DA7D0C" w14:textId="2859315C"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（3）坐标转换模块</w:t>
            </w:r>
          </w:p>
          <w:p w14:paraId="00FC0C6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第一阶段 - ECEF → WGS84：使用ecefToWGS84()函数，基于WGS84椭球参数（a=6378137.0长半轴，e²≈0.00669438第一偏心率平方）通过迭代算法（5次）计算纬度、经度、高程；</w:t>
            </w:r>
          </w:p>
          <w:p w14:paraId="60758DF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第二阶段 - GCJ02纠偏：由于VPS服务端返回的ECEF坐标已含GCJ02偏移（适配中国地区地图服务），需调用@vortex/geo-math库的transform()函数进行GCJ02→WGS84纠偏，否则与GPS融合时产生20-500米系统性偏差；</w:t>
            </w:r>
          </w:p>
          <w:p w14:paraId="18D4D4F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坐标系建立：以设备初始化（应用启动时首次GPS定位）时的经纬度为原点，建立Web Mercator投影坐标系（EPSG:3857），为后续Three.js世界坐标转换提供基准。</w:t>
            </w:r>
          </w:p>
          <w:p w14:paraId="2C92E7E5" w14:textId="77777777" w:rsidR="005E55A8" w:rsidRPr="007A2DEE" w:rsidRDefault="00000000">
            <w:pPr>
              <w:rPr>
                <w:rFonts w:ascii="微软雅黑 Light" w:eastAsia="微软雅黑 Light" w:hAnsi="微软雅黑 Light" w:hint="eastAsia"/>
                <w:b/>
                <w:color w:val="0070C0"/>
                <w:sz w:val="22"/>
                <w:szCs w:val="22"/>
              </w:rPr>
            </w:pPr>
            <w:r w:rsidRPr="007A2DEE">
              <w:rPr>
                <w:rFonts w:ascii="微软雅黑 Light" w:eastAsia="微软雅黑 Light" w:hAnsi="微软雅黑 Light" w:hint="eastAsia"/>
                <w:b/>
                <w:color w:val="0070C0"/>
                <w:sz w:val="22"/>
                <w:szCs w:val="22"/>
              </w:rPr>
              <w:t>（4）时效性融合决策模块</w:t>
            </w:r>
          </w:p>
          <w:p w14:paraId="1AD718F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比较VPS和GPS最新数据的时间戳年龄（当前时间 - 数据时间戳）；</w:t>
            </w:r>
          </w:p>
          <w:p w14:paraId="48E51D89" w14:textId="423B02C2"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决策规则：若</w:t>
            </w:r>
            <w:proofErr w:type="spellStart"/>
            <w:r>
              <w:rPr>
                <w:rFonts w:ascii="微软雅黑 Light" w:eastAsia="微软雅黑 Light" w:hAnsi="微软雅黑 Light" w:hint="eastAsia"/>
                <w:b/>
                <w:sz w:val="22"/>
                <w:szCs w:val="22"/>
              </w:rPr>
              <w:t>vpsAge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gpsAge</w:t>
            </w:r>
            <w:proofErr w:type="spellEnd"/>
            <w:r>
              <w:rPr>
                <w:rFonts w:ascii="微软雅黑 Light" w:eastAsia="微软雅黑 Light" w:hAnsi="微软雅黑 Light" w:hint="eastAsia"/>
                <w:b/>
                <w:sz w:val="22"/>
                <w:szCs w:val="22"/>
              </w:rPr>
              <w:t xml:space="preserve"> + 2000ms，则优先使用VPS数据（高精度），否则使用GPS数据（兜底）；</w:t>
            </w:r>
            <w:ins w:id="133" w:author="kyx" w:date="2026-07-31T10:33:00Z" w16du:dateUtc="2026-07-31T02:33:00Z">
              <w:r w:rsidR="00185C12">
                <w:rPr>
                  <w:rFonts w:ascii="微软雅黑 Light" w:eastAsia="微软雅黑 Light" w:hAnsi="微软雅黑 Light" w:hint="eastAsia"/>
                  <w:b/>
                  <w:sz w:val="22"/>
                  <w:szCs w:val="22"/>
                </w:rPr>
                <w:t>（以上决策依据如何理解？是优先选择</w:t>
              </w:r>
              <w:proofErr w:type="gramStart"/>
              <w:r w:rsidR="00185C12">
                <w:rPr>
                  <w:rFonts w:ascii="微软雅黑 Light" w:eastAsia="微软雅黑 Light" w:hAnsi="微软雅黑 Light" w:hint="eastAsia"/>
                  <w:b/>
                  <w:sz w:val="22"/>
                  <w:szCs w:val="22"/>
                </w:rPr>
                <w:t>近时间</w:t>
              </w:r>
              <w:proofErr w:type="gramEnd"/>
              <w:r w:rsidR="00185C12">
                <w:rPr>
                  <w:rFonts w:ascii="微软雅黑 Light" w:eastAsia="微软雅黑 Light" w:hAnsi="微软雅黑 Light" w:hint="eastAsia"/>
                  <w:b/>
                  <w:sz w:val="22"/>
                  <w:szCs w:val="22"/>
                </w:rPr>
                <w:t>的VPS数据，如果VPS数据时间较远，则选择GPS数据？）</w:t>
              </w:r>
            </w:ins>
          </w:p>
          <w:p>
            <w:pPr>
              <w:spacing w:before="60" w:after="60"/>
            </w:pPr>
            <w:ins w:id="2031" w:author="王鑫" w:date="2026-08-12T00:00:00Z">
              <w:r>
                <w:rPr>
                  <w:rFonts w:hint="eastAsia" w:ascii="微软雅黑 Light" w:hAnsi="微软雅黑 Light" w:eastAsia="微软雅黑 Light"/>
                  <w:b/>
                  <w:color w:val="C00000"/>
                  <w:sz w:val="21"/>
                  <w:szCs w:val="21"/>
                </w:rPr>
                <w:t xml:space="preserve">【答复】</w:t>
              </w:r>
            </w:ins>
            <w:ins w:id="2032" w:author="王鑫" w:date="2026-08-12T00:00:00Z">
              <w:r>
                <w:rPr>
                  <w:rFonts w:hint="eastAsia" w:ascii="微软雅黑 Light" w:hAnsi="微软雅黑 Light" w:eastAsia="微软雅黑 Light"/>
                  <w:color w:val="C00000"/>
                  <w:sz w:val="21"/>
                  <w:szCs w:val="21"/>
                </w:rPr>
                <w:t xml:space="preserve">理解基本正确，但需精确理解决策规则。文档给出的决策规则为"若 vpsAge ≤ gpsAge + 2000ms，则优先使用VPS数据，否则使用GPS数据"。其中 vpsAge = 当前时间 − VPS 数据时间戳，gpsAge = 当前时间 − GPS 数据时间戳。该规则的含义是：赋予 VPS 一个 2000ms 的容忍窗口——只要 VPS 数据不比 GPS 数据陈旧超过 2 秒，就优先选用精度更高的 VPS；若 VPS 数据过于陈旧（超出容忍窗口），则降级使用 GPS。例如：GPS 数据 0.5 秒前到达、VPS 数据 1.8 秒前到达，此时 vpsAge(1.8s) ≤ gpsAge(0.5s) + 2s = 2.5s，条件成立，选择 VPS。若 GPS 数据 0.2 秒前到达、VPS 数据 3 秒前到达，此时 vpsAge(3s) &gt; gpsAge(0.2s) + 2s = 2.2s，条件不成立，选择 GPS。即不是"纯粹选近时间的 VPS"，而是允许 VPS 相较 GPS 有最多 2 秒的额外延迟容忍，在此容忍范围内优先 VPS。</w:t>
              </w:r>
            </w:ins>
          </w:p>
          <w:p w14:paraId="18AAE2E5" w14:textId="5D08CC13"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直接采用选中数据源的经纬度、精度、航向角，不进行加权计算，简化融合逻辑</w:t>
            </w:r>
            <w:ins w:id="134" w:author="kyx" w:date="2026-07-31T10:30:00Z" w16du:dateUtc="2026-07-31T02:30:00Z">
              <w:r w:rsidR="007A2DEE">
                <w:rPr>
                  <w:rFonts w:ascii="微软雅黑 Light" w:eastAsia="微软雅黑 Light" w:hAnsi="微软雅黑 Light" w:hint="eastAsia"/>
                  <w:b/>
                  <w:sz w:val="22"/>
                  <w:szCs w:val="22"/>
                </w:rPr>
                <w:t>（这句</w:t>
              </w:r>
              <w:proofErr w:type="gramStart"/>
              <w:r w:rsidR="007A2DEE">
                <w:rPr>
                  <w:rFonts w:ascii="微软雅黑 Light" w:eastAsia="微软雅黑 Light" w:hAnsi="微软雅黑 Light" w:hint="eastAsia"/>
                  <w:b/>
                  <w:sz w:val="22"/>
                  <w:szCs w:val="22"/>
                </w:rPr>
                <w:t>话如何</w:t>
              </w:r>
              <w:proofErr w:type="gramEnd"/>
              <w:r w:rsidR="007A2DEE">
                <w:rPr>
                  <w:rFonts w:ascii="微软雅黑 Light" w:eastAsia="微软雅黑 Light" w:hAnsi="微软雅黑 Light" w:hint="eastAsia"/>
                  <w:b/>
                  <w:sz w:val="22"/>
                  <w:szCs w:val="22"/>
                </w:rPr>
                <w:t>理解？</w:t>
              </w:r>
            </w:ins>
            <w:ins w:id="135" w:author="kyx" w:date="2026-07-31T10:31:00Z" w16du:dateUtc="2026-07-31T02:31:00Z">
              <w:r w:rsidR="007A2DEE">
                <w:rPr>
                  <w:rFonts w:ascii="微软雅黑 Light" w:eastAsia="微软雅黑 Light" w:hAnsi="微软雅黑 Light" w:hint="eastAsia"/>
                  <w:b/>
                  <w:sz w:val="22"/>
                  <w:szCs w:val="22"/>
                </w:rPr>
                <w:t>之前不是已经决策二选</w:t>
              </w:r>
              <w:proofErr w:type="gramStart"/>
              <w:r w:rsidR="007A2DEE">
                <w:rPr>
                  <w:rFonts w:ascii="微软雅黑 Light" w:eastAsia="微软雅黑 Light" w:hAnsi="微软雅黑 Light" w:hint="eastAsia"/>
                  <w:b/>
                  <w:sz w:val="22"/>
                  <w:szCs w:val="22"/>
                </w:rPr>
                <w:t>一</w:t>
              </w:r>
              <w:proofErr w:type="gramEnd"/>
              <w:r w:rsidR="007A2DEE">
                <w:rPr>
                  <w:rFonts w:ascii="微软雅黑 Light" w:eastAsia="微软雅黑 Light" w:hAnsi="微软雅黑 Light" w:hint="eastAsia"/>
                  <w:b/>
                  <w:sz w:val="22"/>
                  <w:szCs w:val="22"/>
                </w:rPr>
                <w:t>，也即决策出到底采用VPS数据还是GPS数据了么，此处的融合逻辑是指？</w:t>
              </w:r>
            </w:ins>
            <w:ins w:id="136" w:author="kyx" w:date="2026-07-31T10:30:00Z" w16du:dateUtc="2026-07-31T02:30:00Z">
              <w:r w:rsidR="007A2DEE">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ins w:id="2033" w:author="王鑫" w:date="2026-08-12T00:00:00Z">
              <w:r>
                <w:rPr>
                  <w:rFonts w:hint="eastAsia" w:ascii="微软雅黑 Light" w:hAnsi="微软雅黑 Light" w:eastAsia="微软雅黑 Light"/>
                  <w:b/>
                  <w:color w:val="C00000"/>
                  <w:sz w:val="21"/>
                  <w:szCs w:val="21"/>
                </w:rPr>
                <w:t xml:space="preserve">【答复】</w:t>
              </w:r>
            </w:ins>
            <w:ins w:id="2034" w:author="王鑫" w:date="2026-08-12T00:00:00Z">
              <w:r>
                <w:rPr>
                  <w:rFonts w:hint="eastAsia" w:ascii="微软雅黑 Light" w:hAnsi="微软雅黑 Light" w:eastAsia="微软雅黑 Light"/>
                  <w:color w:val="C00000"/>
                  <w:sz w:val="21"/>
                  <w:szCs w:val="21"/>
                </w:rPr>
                <w:t xml:space="preserve">这里的"融合逻辑"指的是多源数据合并为单一输出的整体处理流程。在典型的多传感器融合方案中（如卡尔曼滤波、加权平均等），即使选定了一个主数据源，通常也会将多个数据源的测量值进行加权融合，以获得比任何单一数据源更优的估计。本文档的方案做了简化：二元决策（选 VPS 或 GPS）之后，直接透传被选中数据源的原始字段——经纬度、精度（accuracy）、航向角（heading）——不做任何加权计算或插值处理。换句话说，"融合"在此上下文中不是指加权融合，而是指从两路数据中择一输出。整句话的含义是：本方案的融合策略是纯选择而非加权混合，以此降低计算复杂度和实现难度。这与(5)节 EKF 模块（涉及加权卡尔曼增益修正）形成对比——在未启用 EKF 时，融合就是简单的二选一。</w:t>
              </w:r>
            </w:ins>
          </w:p>
          <w:p w14:paraId="6ECF21A9" w14:textId="7D196BF2" w:rsidR="005E55A8" w:rsidDel="00185C12" w:rsidRDefault="00000000">
            <w:pPr>
              <w:rPr>
                <w:del w:id="137" w:author="kyx" w:date="2026-07-31T10:33:00Z" w16du:dateUtc="2026-07-31T02:33: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通过</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事件（频率1000ms）对外发布融合位置</w:t>
            </w:r>
            <w:ins w:id="138" w:author="kyx" w:date="2026-07-31T10:32:00Z" w16du:dateUtc="2026-07-31T02:32:00Z">
              <w:r w:rsidR="00185C12">
                <w:rPr>
                  <w:rFonts w:ascii="微软雅黑 Light" w:eastAsia="微软雅黑 Light" w:hAnsi="微软雅黑 Light" w:hint="eastAsia"/>
                  <w:b/>
                  <w:sz w:val="22"/>
                  <w:szCs w:val="22"/>
                </w:rPr>
                <w:t>（融合位置具体是指？对外发布具体是指对</w:t>
              </w:r>
            </w:ins>
            <w:ins w:id="139" w:author="kyx" w:date="2026-08-02T10:16:00Z" w16du:dateUtc="2026-08-02T02:16:00Z">
              <w:r w:rsidR="00244247">
                <w:rPr>
                  <w:rFonts w:ascii="微软雅黑 Light" w:eastAsia="微软雅黑 Light" w:hAnsi="微软雅黑 Light" w:hint="eastAsia"/>
                  <w:b/>
                  <w:sz w:val="22"/>
                  <w:szCs w:val="22"/>
                </w:rPr>
                <w:t>子系统</w:t>
              </w:r>
              <w:proofErr w:type="gramStart"/>
              <w:r w:rsidR="00244247">
                <w:rPr>
                  <w:rFonts w:ascii="微软雅黑 Light" w:eastAsia="微软雅黑 Light" w:hAnsi="微软雅黑 Light" w:hint="eastAsia"/>
                  <w:b/>
                  <w:sz w:val="22"/>
                  <w:szCs w:val="22"/>
                </w:rPr>
                <w:t>三</w:t>
              </w:r>
            </w:ins>
            <w:ins w:id="140" w:author="kyx" w:date="2026-08-04T17:25:00Z" w16du:dateUtc="2026-08-04T09:25:00Z">
              <w:r w:rsidR="00F01790">
                <w:rPr>
                  <w:rFonts w:ascii="微软雅黑 Light" w:eastAsia="微软雅黑 Light" w:hAnsi="微软雅黑 Light" w:hint="eastAsia"/>
                  <w:b/>
                  <w:sz w:val="22"/>
                  <w:szCs w:val="22"/>
                </w:rPr>
                <w:t>发布</w:t>
              </w:r>
            </w:ins>
            <w:ins w:id="141" w:author="kyx" w:date="2026-08-02T10:16:00Z" w16du:dateUtc="2026-08-02T02:16:00Z">
              <w:r w:rsidR="00244247">
                <w:rPr>
                  <w:rFonts w:ascii="微软雅黑 Light" w:eastAsia="微软雅黑 Light" w:hAnsi="微软雅黑 Light" w:hint="eastAsia"/>
                  <w:b/>
                  <w:sz w:val="22"/>
                  <w:szCs w:val="22"/>
                </w:rPr>
                <w:t>么</w:t>
              </w:r>
              <w:proofErr w:type="gramEnd"/>
              <w:r w:rsidR="00244247">
                <w:rPr>
                  <w:rFonts w:ascii="微软雅黑 Light" w:eastAsia="微软雅黑 Light" w:hAnsi="微软雅黑 Light" w:hint="eastAsia"/>
                  <w:b/>
                  <w:sz w:val="22"/>
                  <w:szCs w:val="22"/>
                </w:rPr>
                <w:t>？</w:t>
              </w:r>
            </w:ins>
            <w:ins w:id="142" w:author="kyx" w:date="2026-08-04T17:25:00Z" w16du:dateUtc="2026-08-04T09:25:00Z">
              <w:r w:rsidR="00F01790">
                <w:rPr>
                  <w:rFonts w:ascii="微软雅黑 Light" w:eastAsia="微软雅黑 Light" w:hAnsi="微软雅黑 Light" w:hint="eastAsia"/>
                  <w:b/>
                  <w:sz w:val="22"/>
                  <w:szCs w:val="22"/>
                </w:rPr>
                <w:t>另外，子系统二要获取轨迹，是否也需要通过子系统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获取位置？</w:t>
              </w:r>
            </w:ins>
            <w:ins w:id="143" w:author="kyx" w:date="2026-08-04T21:42:00Z" w16du:dateUtc="2026-08-04T13:42:00Z">
              <w:r w:rsidR="00845C30">
                <w:rPr>
                  <w:rFonts w:ascii="微软雅黑 Light" w:eastAsia="微软雅黑 Light" w:hAnsi="微软雅黑 Light" w:hint="eastAsia"/>
                  <w:b/>
                  <w:sz w:val="22"/>
                  <w:szCs w:val="22"/>
                </w:rPr>
                <w:t>（</w:t>
              </w:r>
            </w:ins>
            <w:ins w:id="144" w:author="kyx" w:date="2026-08-04T17:26:00Z" w16du:dateUtc="2026-08-04T09:26:00Z">
              <w:r w:rsidR="00F01790">
                <w:rPr>
                  <w:rFonts w:ascii="微软雅黑 Light" w:eastAsia="微软雅黑 Light" w:hAnsi="微软雅黑 Light" w:hint="eastAsia"/>
                  <w:b/>
                  <w:sz w:val="22"/>
                  <w:szCs w:val="22"/>
                </w:rPr>
                <w:t>但图1未显示，只示意子系统二将历史轨迹提供给子系统</w:t>
              </w:r>
              <w:proofErr w:type="gramStart"/>
              <w:r w:rsidR="00F01790">
                <w:rPr>
                  <w:rFonts w:ascii="微软雅黑 Light" w:eastAsia="微软雅黑 Light" w:hAnsi="微软雅黑 Light" w:hint="eastAsia"/>
                  <w:b/>
                  <w:sz w:val="22"/>
                  <w:szCs w:val="22"/>
                </w:rPr>
                <w:t>一</w:t>
              </w:r>
              <w:proofErr w:type="gramEnd"/>
              <w:r w:rsidR="00F01790">
                <w:rPr>
                  <w:rFonts w:ascii="微软雅黑 Light" w:eastAsia="微软雅黑 Light" w:hAnsi="微软雅黑 Light" w:hint="eastAsia"/>
                  <w:b/>
                  <w:sz w:val="22"/>
                  <w:szCs w:val="22"/>
                </w:rPr>
                <w:t>）</w:t>
              </w:r>
            </w:ins>
            <w:ins w:id="145" w:author="kyx" w:date="2026-07-31T10:32:00Z" w16du:dateUtc="2026-07-31T02:32:00Z">
              <w:r w:rsidR="00185C12">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，携带</w:t>
            </w:r>
            <w:proofErr w:type="spellStart"/>
            <w:r>
              <w:rPr>
                <w:rFonts w:ascii="微软雅黑 Light" w:eastAsia="微软雅黑 Light" w:hAnsi="微软雅黑 Light" w:hint="eastAsia"/>
                <w:b/>
                <w:sz w:val="22"/>
                <w:szCs w:val="22"/>
              </w:rPr>
              <w:t>IFusionLocation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accuracy, timestamp, source('GPS'|'VPS'), heading}。</w:t>
            </w:r>
          </w:p>
          <w:p>
            <w:pPr>
              <w:spacing w:before="60" w:after="60"/>
            </w:pPr>
            <w:ins w:id="2035" w:author="王鑫" w:date="2026-08-12T00:00:00Z">
              <w:r>
                <w:rPr>
                  <w:rFonts w:hint="eastAsia" w:ascii="微软雅黑 Light" w:hAnsi="微软雅黑 Light" w:eastAsia="微软雅黑 Light"/>
                  <w:b/>
                  <w:color w:val="C00000"/>
                  <w:sz w:val="21"/>
                  <w:szCs w:val="21"/>
                </w:rPr>
                <w:t xml:space="preserve">【答复】</w:t>
              </w:r>
            </w:ins>
            <w:ins w:id="2036" w:author="王鑫" w:date="2026-08-12T00:00:00Z">
              <w:r>
                <w:rPr>
                  <w:rFonts w:hint="eastAsia" w:ascii="微软雅黑 Light" w:hAnsi="微软雅黑 Light" w:eastAsia="微软雅黑 Light"/>
                  <w:color w:val="C00000"/>
                  <w:sz w:val="21"/>
                  <w:szCs w:val="21"/>
                </w:rPr>
                <w:t xml:space="preserve">(发明人确认)(1)"融合位置"指经融合决策(或 EKF)输出后的用户位置,数据结构为 IFusionLocation {lat, lon, accuracy, timestamp, source, heading};(2)fusionupdate 事件的主要订阅方为子系统三(空间智能代理),每帧消费以更新相机位置(文档(5)节);GlobalXrManager 为设备侧事件总线,不消费融合输出;(3)子系统二不通过 fusionupdate 获取位置——录制侧监听的是 GlobalXrManager 的 gpsupdate/compassChange 原始事件(融合之前),子系统二与子系统一仅通过 fakeGps 注入单向交互(与图1一致)。</w:t>
              </w:r>
            </w:ins>
          </w:p>
          <w:p w14:paraId="391D28DA" w14:textId="58C0F01A" w:rsidR="007A2DEE" w:rsidRPr="00F01790" w:rsidDel="00185C12" w:rsidRDefault="00A52DBD">
            <w:pPr>
              <w:rPr>
                <w:del w:id="146" w:author="kyx" w:date="2026-07-31T10:33:00Z" w16du:dateUtc="2026-07-31T02:33:00Z"/>
                <w:rFonts w:ascii="微软雅黑 Light" w:eastAsia="微软雅黑 Light" w:hAnsi="微软雅黑 Light" w:hint="eastAsia"/>
                <w:b/>
                <w:color w:val="0070C0"/>
                <w:sz w:val="22"/>
                <w:szCs w:val="22"/>
              </w:rPr>
            </w:pPr>
            <w:ins w:id="147" w:author="kyx" w:date="2026-08-02T16:43:00Z" w16du:dateUtc="2026-08-02T08:43:00Z">
              <w:r>
                <w:rPr>
                  <w:rFonts w:ascii="微软雅黑 Light" w:eastAsia="微软雅黑 Light" w:hAnsi="微软雅黑 Light" w:hint="eastAsia"/>
                  <w:b/>
                  <w:sz w:val="22"/>
                  <w:szCs w:val="22"/>
                </w:rPr>
                <w:t>疑问：参见图1，显示子系统二将</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注入实时融合决策模块，</w:t>
              </w:r>
            </w:ins>
            <w:ins w:id="148" w:author="kyx" w:date="2026-08-02T16:44:00Z" w16du:dateUtc="2026-08-02T08:44:00Z">
              <w:r>
                <w:rPr>
                  <w:rFonts w:ascii="微软雅黑 Light" w:eastAsia="微软雅黑 Light" w:hAnsi="微软雅黑 Light" w:hint="eastAsia"/>
                  <w:b/>
                  <w:sz w:val="22"/>
                  <w:szCs w:val="22"/>
                </w:rPr>
                <w:t>但图1的描述是“</w:t>
              </w:r>
              <w:r>
                <w:rPr>
                  <w:rFonts w:ascii="微软雅黑 Light" w:eastAsia="微软雅黑 Light" w:hAnsi="微软雅黑 Light"/>
                  <w:b/>
                  <w:sz w:val="22"/>
                  <w:szCs w:val="22"/>
                </w:rPr>
                <w:t>通过`</w:t>
              </w:r>
              <w:proofErr w:type="spellStart"/>
              <w:r>
                <w:rPr>
                  <w:rFonts w:ascii="微软雅黑 Light" w:eastAsia="微软雅黑 Light" w:hAnsi="微软雅黑 Light"/>
                  <w:b/>
                  <w:sz w:val="22"/>
                  <w:szCs w:val="22"/>
                </w:rPr>
                <w:t>fakeGps</w:t>
              </w:r>
              <w:proofErr w:type="spellEnd"/>
              <w:r>
                <w:rPr>
                  <w:rFonts w:ascii="微软雅黑 Light" w:eastAsia="微软雅黑 Light" w:hAnsi="微软雅黑 Light"/>
                  <w:b/>
                  <w:sz w:val="22"/>
                  <w:szCs w:val="22"/>
                </w:rPr>
                <w:t>()`接口将录制的历史轨迹注入子系统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的GPS输入通道，实现实验室环境下的定位仿真</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（虚拟定位）</w:t>
              </w:r>
              <w:r>
                <w:rPr>
                  <w:rFonts w:ascii="微软雅黑 Light" w:eastAsia="微软雅黑 Light" w:hAnsi="微软雅黑 Light" w:hint="eastAsia"/>
                  <w:b/>
                  <w:sz w:val="22"/>
                  <w:szCs w:val="22"/>
                </w:rPr>
                <w:lastRenderedPageBreak/>
                <w:t>也即历史轨迹么？</w:t>
              </w:r>
            </w:ins>
            <w:ins w:id="149" w:author="kyx" w:date="2026-08-02T16:45:00Z" w16du:dateUtc="2026-08-02T08:45:00Z">
              <w:r>
                <w:rPr>
                  <w:rFonts w:ascii="微软雅黑 Light" w:eastAsia="微软雅黑 Light" w:hAnsi="微软雅黑 Light" w:hint="eastAsia"/>
                  <w:b/>
                  <w:sz w:val="22"/>
                  <w:szCs w:val="22"/>
                </w:rPr>
                <w:t>注入实时融合决策模块，也即注入</w:t>
              </w:r>
              <w:r>
                <w:rPr>
                  <w:rFonts w:ascii="微软雅黑 Light" w:eastAsia="微软雅黑 Light" w:hAnsi="微软雅黑 Light"/>
                  <w:b/>
                  <w:sz w:val="22"/>
                  <w:szCs w:val="22"/>
                </w:rPr>
                <w:t>子系统</w:t>
              </w:r>
              <w:proofErr w:type="gramStart"/>
              <w:r>
                <w:rPr>
                  <w:rFonts w:ascii="微软雅黑 Light" w:eastAsia="微软雅黑 Light" w:hAnsi="微软雅黑 Light"/>
                  <w:b/>
                  <w:sz w:val="22"/>
                  <w:szCs w:val="22"/>
                </w:rPr>
                <w:t>一</w:t>
              </w:r>
              <w:proofErr w:type="gramEnd"/>
              <w:r>
                <w:rPr>
                  <w:rFonts w:ascii="微软雅黑 Light" w:eastAsia="微软雅黑 Light" w:hAnsi="微软雅黑 Light"/>
                  <w:b/>
                  <w:sz w:val="22"/>
                  <w:szCs w:val="22"/>
                </w:rPr>
                <w:t>的GPS输入通道</w:t>
              </w:r>
              <w:r>
                <w:rPr>
                  <w:rFonts w:ascii="微软雅黑 Light" w:eastAsia="微软雅黑 Light" w:hAnsi="微软雅黑 Light" w:hint="eastAsia"/>
                  <w:b/>
                  <w:sz w:val="22"/>
                  <w:szCs w:val="22"/>
                </w:rPr>
                <w:t>么？结合图1，实时融合决策模块，怎么应用子系统二的轨迹呢？</w:t>
              </w:r>
            </w:ins>
            <w:ins w:id="150" w:author="kyx" w:date="2026-08-04T17:29:00Z" w16du:dateUtc="2026-08-04T09:29:00Z">
              <w:r w:rsidR="00F01790">
                <w:rPr>
                  <w:rFonts w:ascii="微软雅黑 Light" w:eastAsia="微软雅黑 Light" w:hAnsi="微软雅黑 Light" w:hint="eastAsia"/>
                  <w:b/>
                  <w:sz w:val="22"/>
                  <w:szCs w:val="22"/>
                </w:rPr>
                <w:t>上述历史轨迹并未在</w:t>
              </w:r>
              <w:r w:rsidR="00F01790" w:rsidRPr="007A2DEE">
                <w:rPr>
                  <w:rFonts w:ascii="微软雅黑 Light" w:eastAsia="微软雅黑 Light" w:hAnsi="微软雅黑 Light" w:hint="eastAsia"/>
                  <w:b/>
                  <w:color w:val="0070C0"/>
                  <w:sz w:val="22"/>
                  <w:szCs w:val="22"/>
                </w:rPr>
                <w:t>（4）时效性融合决策模块</w:t>
              </w:r>
              <w:r w:rsidR="00F01790">
                <w:rPr>
                  <w:rFonts w:ascii="微软雅黑 Light" w:eastAsia="微软雅黑 Light" w:hAnsi="微软雅黑 Light" w:hint="eastAsia"/>
                  <w:b/>
                  <w:color w:val="0070C0"/>
                  <w:sz w:val="22"/>
                  <w:szCs w:val="22"/>
                </w:rPr>
                <w:t>中体现？</w:t>
              </w:r>
            </w:ins>
          </w:p>
          <w:p>
            <w:pPr>
              <w:spacing w:before="60" w:after="60"/>
            </w:pPr>
            <w:ins w:id="2037" w:author="王鑫" w:date="2026-08-12T00:00:00Z">
              <w:r>
                <w:rPr>
                  <w:rFonts w:hint="eastAsia" w:ascii="微软雅黑 Light" w:hAnsi="微软雅黑 Light" w:eastAsia="微软雅黑 Light"/>
                  <w:b/>
                  <w:color w:val="C00000"/>
                  <w:sz w:val="21"/>
                  <w:szCs w:val="21"/>
                </w:rPr>
                <w:t xml:space="preserve">【答复】</w:t>
              </w:r>
            </w:ins>
            <w:ins w:id="2038" w:author="王鑫" w:date="2026-08-12T00:00:00Z">
              <w:r>
                <w:rPr>
                  <w:rFonts w:hint="eastAsia" w:ascii="微软雅黑 Light" w:hAnsi="微软雅黑 Light" w:eastAsia="微软雅黑 Light"/>
                  <w:color w:val="C00000"/>
                  <w:sz w:val="21"/>
                  <w:szCs w:val="21"/>
                </w:rPr>
                <w:t xml:space="preserve">逐一回答：(1) 是的，fakeGps 即历史轨迹的回放。文档图1说明明确写道"将录制的历史轨迹注入子系统一的GPS输入通道"，fakeGps() 接口的功能是将子系统二录制的历史轨迹数据模拟为 GPS 信号，以替代真实 GPS 输入。此为推断：fakeGps 注入的是历史轨迹的经纬度、时间戳等字段，模拟真实 GPS 的 Position 对象。(2) 是的，注入目标是子系统一的 GPS 输入通道，而非直接注入实时融合决策模块。图1说明的表述是"注入子系统一的GPS输入通道"，这意味着 fakeGps 数据走的是(1)GPS粗定位模块的输入路径，模拟 navigator.geolocation.watchPosition 的回调数据，再流入实时融合决策模块（此为推断）。(3) 实时融合决策模块对 fakeGps 的应用方式与真实 GPS 完全相同——将其视为 GPS 数据源，与 VPS 数据一起参与时效性决策。由于 fakeGps 替代了真实 GPS，模块本身不需要感知数据来源是否为模拟（此为推断）。(4) (4)节时效性融合决策描述的是通用决策逻辑（VPS vs GPS 二选一），不区分 GPS 数据是真实还是模拟输入，因此未单独体现历史轨迹。fakeGps 属于测试/仿真辅助机制，不是核心决策逻辑的一部分。发明人确认：回放模式仅模拟 GPS 通道（fakeGps 注入历史轨迹），VPS 不注入——实验室无真实视觉场景，VPS 请求自然失效，时效性决策自动降级 GPS，回放定位完全由历史轨迹驱动。</w:t>
              </w:r>
            </w:ins>
          </w:p>
          <w:p w14:paraId="33AD6BEA" w14:textId="77777777" w:rsidR="005E55A8" w:rsidRPr="00185C12" w:rsidRDefault="00000000">
            <w:pPr>
              <w:rPr>
                <w:rFonts w:ascii="微软雅黑 Light" w:eastAsia="微软雅黑 Light" w:hAnsi="微软雅黑 Light" w:hint="eastAsia"/>
                <w:b/>
                <w:color w:val="0070C0"/>
                <w:sz w:val="22"/>
                <w:szCs w:val="22"/>
              </w:rPr>
            </w:pPr>
            <w:r w:rsidRPr="00185C12">
              <w:rPr>
                <w:rFonts w:ascii="微软雅黑 Light" w:eastAsia="微软雅黑 Light" w:hAnsi="微软雅黑 Light" w:hint="eastAsia"/>
                <w:b/>
                <w:color w:val="0070C0"/>
                <w:sz w:val="22"/>
                <w:szCs w:val="22"/>
              </w:rPr>
              <w:t>（5）扩展卡尔曼滤波（EKF）融合</w:t>
            </w:r>
          </w:p>
          <w:p w14:paraId="1F11B4CB" w14:textId="58F0B23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构建9维状态向量 [</w:t>
            </w:r>
            <w:proofErr w:type="spellStart"/>
            <w:r>
              <w:rPr>
                <w:rFonts w:ascii="微软雅黑 Light" w:eastAsia="微软雅黑 Light" w:hAnsi="微软雅黑 Light" w:hint="eastAsia"/>
                <w:b/>
                <w:sz w:val="22"/>
                <w:szCs w:val="22"/>
              </w:rPr>
              <w:t>x,y,z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vx,vy,vz</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bax,bay,baz</w:t>
            </w:r>
            <w:proofErr w:type="spellEnd"/>
            <w:r>
              <w:rPr>
                <w:rFonts w:ascii="微软雅黑 Light" w:eastAsia="微软雅黑 Light" w:hAnsi="微软雅黑 Light" w:hint="eastAsia"/>
                <w:b/>
                <w:sz w:val="22"/>
                <w:szCs w:val="22"/>
              </w:rPr>
              <w:t>]：</w:t>
            </w:r>
            <w:r w:rsidRPr="00185C12">
              <w:rPr>
                <w:rFonts w:ascii="微软雅黑 Light" w:eastAsia="微软雅黑 Light" w:hAnsi="微软雅黑 Light" w:hint="eastAsia"/>
                <w:b/>
                <w:sz w:val="22"/>
                <w:szCs w:val="22"/>
              </w:rPr>
              <w:t>位置</w:t>
            </w:r>
            <w:r>
              <w:rPr>
                <w:rFonts w:ascii="微软雅黑 Light" w:eastAsia="微软雅黑 Light" w:hAnsi="微软雅黑 Light" w:hint="eastAsia"/>
                <w:b/>
                <w:sz w:val="22"/>
                <w:szCs w:val="22"/>
              </w:rPr>
              <w:t>、速度、IMU零偏；</w:t>
            </w:r>
            <w:r w:rsidR="00185C12">
              <w:rPr>
                <w:rFonts w:ascii="微软雅黑 Light" w:eastAsia="微软雅黑 Light" w:hAnsi="微软雅黑 Light" w:hint="eastAsia"/>
                <w:b/>
                <w:sz w:val="22"/>
                <w:szCs w:val="22"/>
              </w:rPr>
              <w:t xml:space="preserve"> </w:t>
            </w:r>
          </w:p>
          <w:p w14:paraId="05519FD9"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预测步骤（50Hz）：IMU数据到达时，基于运动模型更新状态向量和协方差矩阵P；</w:t>
            </w:r>
          </w:p>
          <w:p w14:paraId="276E01F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更新步骤（1Hz）：GPS或VPS观测到达时，计算卡尔曼增益加权修正状态估计；</w:t>
            </w:r>
          </w:p>
          <w:p w14:paraId="424EABDC"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初始化策略：首次GPS观测到达时初始化位置，速度和偏差设为0，初始协方差P_0对角线为 [25,25,100, 1,1,1, 0.01,0.01,0.01]；</w:t>
            </w:r>
          </w:p>
          <w:p w14:paraId="5F24012B" w14:textId="77777777" w:rsidR="005E55A8" w:rsidDel="00185C12" w:rsidRDefault="00000000">
            <w:pPr>
              <w:rPr>
                <w:del w:id="151" w:author="kyx" w:date="2026-07-31T10:40:00Z" w16du:dateUtc="2026-07-31T02:4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技术效果：将融合数据更新频率从1Hz提升至50Hz，提供更平滑的定位输出。</w:t>
            </w:r>
          </w:p>
          <w:p w14:paraId="034DBE31" w14:textId="0DF6E088" w:rsidR="005E55A8" w:rsidRDefault="00185C12">
            <w:pPr>
              <w:rPr>
                <w:ins w:id="152" w:author="kyx" w:date="2026-07-31T10:38:00Z" w16du:dateUtc="2026-07-31T02:38:00Z"/>
                <w:rFonts w:ascii="微软雅黑 Light" w:eastAsia="微软雅黑 Light" w:hAnsi="微软雅黑 Light" w:hint="eastAsia"/>
                <w:b/>
                <w:sz w:val="22"/>
                <w:szCs w:val="22"/>
              </w:rPr>
            </w:pPr>
            <w:ins w:id="153" w:author="kyx" w:date="2026-07-31T10:40:00Z" w16du:dateUtc="2026-07-31T02:40:00Z">
              <w:r>
                <w:rPr>
                  <w:rFonts w:ascii="微软雅黑 Light" w:eastAsia="微软雅黑 Light" w:hAnsi="微软雅黑 Light" w:hint="eastAsia"/>
                  <w:b/>
                  <w:sz w:val="22"/>
                  <w:szCs w:val="22"/>
                </w:rPr>
                <w:t>疑问：</w:t>
              </w:r>
            </w:ins>
            <w:ins w:id="154" w:author="kyx" w:date="2026-07-31T10:38:00Z" w16du:dateUtc="2026-07-31T02:38:00Z">
              <w:r>
                <w:rPr>
                  <w:rFonts w:ascii="微软雅黑 Light" w:eastAsia="微软雅黑 Light" w:hAnsi="微软雅黑 Light" w:hint="eastAsia"/>
                  <w:b/>
                  <w:sz w:val="22"/>
                  <w:szCs w:val="22"/>
                </w:rPr>
                <w:t>Q</w:t>
              </w:r>
            </w:ins>
            <w:ins w:id="155" w:author="kyx" w:date="2026-07-31T10:40:00Z" w16du:dateUtc="2026-07-31T02:40:00Z">
              <w:r>
                <w:rPr>
                  <w:rFonts w:ascii="微软雅黑 Light" w:eastAsia="微软雅黑 Light" w:hAnsi="微软雅黑 Light" w:hint="eastAsia"/>
                  <w:b/>
                  <w:sz w:val="22"/>
                  <w:szCs w:val="22"/>
                </w:rPr>
                <w:t>1</w:t>
              </w:r>
            </w:ins>
            <w:ins w:id="156" w:author="kyx" w:date="2026-07-31T10:38:00Z" w16du:dateUtc="2026-07-31T02:38:00Z">
              <w:r>
                <w:rPr>
                  <w:rFonts w:ascii="微软雅黑 Light" w:eastAsia="微软雅黑 Light" w:hAnsi="微软雅黑 Light" w:hint="eastAsia"/>
                  <w:b/>
                  <w:sz w:val="22"/>
                  <w:szCs w:val="22"/>
                </w:rPr>
                <w:t>，EKF融合模块的输入信息是？输出信息是？</w:t>
              </w:r>
            </w:ins>
            <w:ins w:id="157" w:author="kyx" w:date="2026-07-31T11:00:00Z" w16du:dateUtc="2026-07-31T03:00:00Z">
              <w:r w:rsidR="00BB4B95">
                <w:rPr>
                  <w:rFonts w:ascii="微软雅黑 Light" w:eastAsia="微软雅黑 Light" w:hAnsi="微软雅黑 Light" w:hint="eastAsia"/>
                  <w:b/>
                  <w:sz w:val="22"/>
                  <w:szCs w:val="22"/>
                </w:rPr>
                <w:t>“融合”主要是指对什么数据融合？</w:t>
              </w:r>
            </w:ins>
          </w:p>
          <w:p>
            <w:pPr>
              <w:spacing w:before="60" w:after="60"/>
            </w:pPr>
            <w:ins w:id="2039" w:author="王鑫" w:date="2026-08-12T00:00:00Z">
              <w:r>
                <w:rPr>
                  <w:rFonts w:hint="eastAsia" w:ascii="微软雅黑 Light" w:hAnsi="微软雅黑 Light" w:eastAsia="微软雅黑 Light"/>
                  <w:b/>
                  <w:color w:val="C00000"/>
                  <w:sz w:val="21"/>
                  <w:szCs w:val="21"/>
                </w:rPr>
                <w:t xml:space="preserve">【答复】</w:t>
              </w:r>
            </w:ins>
            <w:ins w:id="2040" w:author="王鑫" w:date="2026-08-12T00:00:00Z">
              <w:r>
                <w:rPr>
                  <w:rFonts w:hint="eastAsia" w:ascii="微软雅黑 Light" w:hAnsi="微软雅黑 Light" w:eastAsia="微软雅黑 Light"/>
                  <w:color w:val="C00000"/>
                  <w:sz w:val="21"/>
                  <w:szCs w:val="21"/>
                </w:rPr>
                <w:t xml:space="preserve">输入信息：(1) IMU 数据——加速度计和陀螺仪原始测量值，以 50Hz 频率驱动预测步骤，用于更新 9 维状态向量 [x,y,z, vx,vy,vz, bax,bay,baz] 和协方差矩阵 P；(2) GPS 或 VPS 观测数据——以约 1Hz 频率到达的位置观测，用于更新步骤中计算卡尔曼增益并修正状态估计；(3) 首次 GPS 观测——用于 EKF 初始化（位置初始值、速度/偏差置零、初始协方差 P_0 对角线为 [25,25,100, 1,1,1, 0.01,0.01,0.01]）。输出信息：9 维状态向量的实时估计（位置 x,y,z；速度 vx,vy,vz；IMU 零偏 bax,bay,baz），输出频率为 50Hz（与 IMU 预测频率一致）。"融合"主要指对高频 IMU 惯性数据（50Hz）与低频绝对位置观测 GPS/VPS（约 1Hz）的融合——通过 IMU 在观测间隔内持续推算位姿变化（预测），在每次位置观测到达时用卡尔曼增益进行加权修正（更新），从而将定位输出频率从 1Hz 提升至 50Hz，同时利用 IMU 平滑位置估计、估计并补偿 IMU 零偏。</w:t>
              </w:r>
            </w:ins>
          </w:p>
          <w:p w14:paraId="5ABD6771" w14:textId="3A6E02EA" w:rsidR="00B9368F" w:rsidRDefault="00185C12">
            <w:pPr>
              <w:rPr>
                <w:ins w:id="158" w:author="kyx" w:date="2026-08-02T16:50:00Z" w16du:dateUtc="2026-08-02T08:50:00Z"/>
                <w:rFonts w:ascii="微软雅黑 Light" w:eastAsia="微软雅黑 Light" w:hAnsi="微软雅黑 Light" w:hint="eastAsia"/>
                <w:b/>
                <w:sz w:val="22"/>
                <w:szCs w:val="22"/>
              </w:rPr>
            </w:pPr>
            <w:ins w:id="159" w:author="kyx" w:date="2026-07-31T10:40:00Z" w16du:dateUtc="2026-07-31T02:40:00Z">
              <w:r>
                <w:rPr>
                  <w:rFonts w:ascii="微软雅黑 Light" w:eastAsia="微软雅黑 Light" w:hAnsi="微软雅黑 Light" w:hint="eastAsia"/>
                  <w:b/>
                  <w:sz w:val="22"/>
                  <w:szCs w:val="22"/>
                </w:rPr>
                <w:t>Q2，以上EKF融合</w:t>
              </w:r>
            </w:ins>
            <w:ins w:id="160" w:author="kyx" w:date="2026-08-02T16:49:00Z" w16du:dateUtc="2026-08-02T08:49:00Z">
              <w:r w:rsidR="00B9368F">
                <w:rPr>
                  <w:rFonts w:ascii="微软雅黑 Light" w:eastAsia="微软雅黑 Light" w:hAnsi="微软雅黑 Light" w:hint="eastAsia"/>
                  <w:b/>
                  <w:sz w:val="22"/>
                  <w:szCs w:val="22"/>
                </w:rPr>
                <w:t>可选，由谁决定它是否启用？</w:t>
              </w:r>
            </w:ins>
            <w:ins w:id="161" w:author="kyx" w:date="2026-08-04T17:30:00Z" w16du:dateUtc="2026-08-04T09:30:00Z">
              <w:r w:rsidR="00F01790">
                <w:rPr>
                  <w:rFonts w:ascii="微软雅黑 Light" w:eastAsia="微软雅黑 Light" w:hAnsi="微软雅黑 Light" w:hint="eastAsia"/>
                  <w:b/>
                  <w:sz w:val="22"/>
                  <w:szCs w:val="22"/>
                </w:rPr>
                <w:t>EKF模块是否为现有技术？</w:t>
              </w:r>
            </w:ins>
            <w:ins w:id="162" w:author="kyx" w:date="2026-08-04T21:34:00Z" w16du:dateUtc="2026-08-04T13:34:00Z">
              <w:r w:rsidR="00484DA1">
                <w:rPr>
                  <w:rFonts w:ascii="微软雅黑 Light" w:eastAsia="微软雅黑 Light" w:hAnsi="微软雅黑 Light" w:hint="eastAsia"/>
                  <w:b/>
                  <w:sz w:val="22"/>
                  <w:szCs w:val="22"/>
                </w:rPr>
                <w:t>以及，只有EKF模块</w:t>
              </w:r>
            </w:ins>
            <w:ins w:id="163" w:author="kyx" w:date="2026-08-05T07:21:00Z" w16du:dateUtc="2026-08-04T23:21:00Z">
              <w:r w:rsidR="003160FC">
                <w:rPr>
                  <w:rFonts w:ascii="微软雅黑 Light" w:eastAsia="微软雅黑 Light" w:hAnsi="微软雅黑 Light" w:hint="eastAsia"/>
                  <w:b/>
                  <w:sz w:val="22"/>
                  <w:szCs w:val="22"/>
                </w:rPr>
                <w:t>提及了IMU数据，是只有EKF</w:t>
              </w:r>
            </w:ins>
            <w:ins w:id="164" w:author="kyx" w:date="2026-08-04T21:34:00Z" w16du:dateUtc="2026-08-04T13:34:00Z">
              <w:r w:rsidR="00484DA1">
                <w:rPr>
                  <w:rFonts w:ascii="微软雅黑 Light" w:eastAsia="微软雅黑 Light" w:hAnsi="微软雅黑 Light" w:hint="eastAsia"/>
                  <w:b/>
                  <w:sz w:val="22"/>
                  <w:szCs w:val="22"/>
                </w:rPr>
                <w:t>才用到IMU数据么？</w:t>
              </w:r>
            </w:ins>
          </w:p>
          <w:p>
            <w:pPr>
              <w:spacing w:before="60" w:after="60"/>
            </w:pPr>
            <w:ins w:id="2041" w:author="王鑫" w:date="2026-08-12T00:00:00Z">
              <w:r>
                <w:rPr>
                  <w:rFonts w:hint="eastAsia" w:ascii="微软雅黑 Light" w:hAnsi="微软雅黑 Light" w:eastAsia="微软雅黑 Light"/>
                  <w:b/>
                  <w:color w:val="C00000"/>
                  <w:sz w:val="21"/>
                  <w:szCs w:val="21"/>
                </w:rPr>
                <w:t xml:space="preserve">【答复】</w:t>
              </w:r>
            </w:ins>
            <w:ins w:id="2042" w:author="王鑫" w:date="2026-08-12T00:00:00Z">
              <w:r>
                <w:rPr>
                  <w:rFonts w:hint="eastAsia" w:ascii="微软雅黑 Light" w:hAnsi="微软雅黑 Light" w:eastAsia="微软雅黑 Light"/>
                  <w:color w:val="C00000"/>
                  <w:sz w:val="21"/>
                  <w:szCs w:val="21"/>
                </w:rPr>
                <w:t xml:space="preserve">逐一回答：(1) **发明人确认：EKF 模块的启用/关闭由应用层配置参数决定**（如配置项 enableEKF 开关），默认按场景需求启用或关闭，不由用户运行时操作。(2) EKF 模块是成熟的现有技术。扩展卡尔曼滤波用于 IMU/GPS 融合是机器人导航和无人机领域的标准方案，已被广泛部署于 ROS 的 robot_localization 包、PX4/ArduPilot 飞控、以及大量学术论文和工业产品中。典型的松耦合架构为：IMU 驱动高频预测（如 100-200Hz），GPS 提供低频绝对位置更新（如 1-10Hz），EKF 融合二者输出高频位姿估计。文档描述的 9 维状态向量（位置+速度+IMU零偏）、预测/更新两步结构、协方差矩阵初始化，均属于 EKF 的标准用法。(3) 是的，在文档对子系统一的描述中，仅(5)EKF 节提及了 IMU 数据。(1)GPS粗定位、(2)VPS视觉精定位、(3)坐标转换、(4)时效性融合决策各节均未涉及 IMU。因此基于文档可以确认：在未启用 EKF 时，系统不使用 IMU 数据；只有启用 EKF 时才会采集和利用 IMU。</w:t>
              </w:r>
            </w:ins>
          </w:p>
          <w:p w14:paraId="3A1F4AD3" w14:textId="29959140" w:rsidR="00185C12" w:rsidRDefault="003A4F98">
            <w:pPr>
              <w:rPr>
                <w:ins w:id="165" w:author="kyx" w:date="2026-08-04T21:36:00Z" w16du:dateUtc="2026-08-04T13:36:00Z"/>
                <w:rFonts w:ascii="微软雅黑 Light" w:eastAsia="微软雅黑 Light" w:hAnsi="微软雅黑 Light" w:hint="eastAsia"/>
                <w:b/>
                <w:sz w:val="22"/>
                <w:szCs w:val="22"/>
              </w:rPr>
            </w:pPr>
            <w:ins w:id="166" w:author="kyx" w:date="2026-07-31T11:09:00Z" w16du:dateUtc="2026-07-31T03:09:00Z">
              <w:r>
                <w:rPr>
                  <w:rFonts w:ascii="微软雅黑 Light" w:eastAsia="微软雅黑 Light" w:hAnsi="微软雅黑 Light" w:hint="eastAsia"/>
                  <w:b/>
                  <w:sz w:val="22"/>
                  <w:szCs w:val="22"/>
                </w:rPr>
                <w:t>Q</w:t>
              </w:r>
            </w:ins>
            <w:ins w:id="167" w:author="kyx" w:date="2026-08-04T17:30:00Z" w16du:dateUtc="2026-08-04T09:30:00Z">
              <w:r w:rsidR="00F01790">
                <w:rPr>
                  <w:rFonts w:ascii="微软雅黑 Light" w:eastAsia="微软雅黑 Light" w:hAnsi="微软雅黑 Light" w:hint="eastAsia"/>
                  <w:b/>
                  <w:sz w:val="22"/>
                  <w:szCs w:val="22"/>
                </w:rPr>
                <w:t>3</w:t>
              </w:r>
            </w:ins>
            <w:ins w:id="168" w:author="kyx" w:date="2026-07-31T11:09:00Z" w16du:dateUtc="2026-07-31T03:09:00Z">
              <w:r>
                <w:rPr>
                  <w:rFonts w:ascii="微软雅黑 Light" w:eastAsia="微软雅黑 Light" w:hAnsi="微软雅黑 Light" w:hint="eastAsia"/>
                  <w:b/>
                  <w:sz w:val="22"/>
                  <w:szCs w:val="22"/>
                </w:rPr>
                <w:t>，</w:t>
              </w:r>
            </w:ins>
            <w:ins w:id="169" w:author="kyx" w:date="2026-07-31T11:10:00Z" w16du:dateUtc="2026-07-31T03:10:00Z">
              <w:r>
                <w:rPr>
                  <w:rFonts w:ascii="微软雅黑 Light" w:eastAsia="微软雅黑 Light" w:hAnsi="微软雅黑 Light" w:hint="eastAsia"/>
                  <w:b/>
                  <w:sz w:val="22"/>
                  <w:szCs w:val="22"/>
                </w:rPr>
                <w:t xml:space="preserve"> 看在前表述，最终是就让子系统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发布</w:t>
              </w:r>
              <w:r>
                <w:rPr>
                  <w:rFonts w:ascii="微软雅黑 Light" w:eastAsia="微软雅黑 Light" w:hAnsi="微软雅黑 Light"/>
                  <w:b/>
                  <w:sz w:val="22"/>
                  <w:szCs w:val="22"/>
                </w:rPr>
                <w:t>`</w:t>
              </w:r>
              <w:proofErr w:type="spellStart"/>
              <w:r>
                <w:rPr>
                  <w:rFonts w:ascii="微软雅黑 Light" w:eastAsia="微软雅黑 Light" w:hAnsi="微软雅黑 Light"/>
                  <w:b/>
                  <w:sz w:val="22"/>
                  <w:szCs w:val="22"/>
                </w:rPr>
                <w:t>fusionupdate</w:t>
              </w:r>
              <w:proofErr w:type="spellEnd"/>
              <w:r>
                <w:rPr>
                  <w:rFonts w:ascii="微软雅黑 Light" w:eastAsia="微软雅黑 Light" w:hAnsi="微软雅黑 Light"/>
                  <w:b/>
                  <w:sz w:val="22"/>
                  <w:szCs w:val="22"/>
                </w:rPr>
                <w:t>`事件</w:t>
              </w:r>
            </w:ins>
            <w:ins w:id="170" w:author="kyx" w:date="2026-07-31T11:26:00Z" w16du:dateUtc="2026-07-31T03:26:00Z">
              <w:r w:rsidR="008611B7">
                <w:rPr>
                  <w:rFonts w:ascii="微软雅黑 Light" w:eastAsia="微软雅黑 Light" w:hAnsi="微软雅黑 Light" w:hint="eastAsia"/>
                  <w:b/>
                  <w:sz w:val="22"/>
                  <w:szCs w:val="22"/>
                </w:rPr>
                <w:t>（也即输出融合位置）</w:t>
              </w:r>
            </w:ins>
            <w:ins w:id="171" w:author="kyx" w:date="2026-07-31T11:10:00Z" w16du:dateUtc="2026-07-31T03:10:00Z">
              <w:r>
                <w:rPr>
                  <w:rFonts w:ascii="微软雅黑 Light" w:eastAsia="微软雅黑 Light" w:hAnsi="微软雅黑 Light" w:hint="eastAsia"/>
                  <w:b/>
                  <w:sz w:val="22"/>
                  <w:szCs w:val="22"/>
                </w:rPr>
                <w:t>？</w:t>
              </w:r>
            </w:ins>
            <w:ins w:id="172" w:author="kyx" w:date="2026-07-31T11:25:00Z" w16du:dateUtc="2026-07-31T03:25:00Z">
              <w:r w:rsidR="008611B7">
                <w:rPr>
                  <w:rFonts w:ascii="微软雅黑 Light" w:eastAsia="微软雅黑 Light" w:hAnsi="微软雅黑 Light" w:hint="eastAsia"/>
                  <w:b/>
                  <w:sz w:val="22"/>
                  <w:szCs w:val="22"/>
                </w:rPr>
                <w:t>该融合位置与（5）中EKF模块的关系是？</w:t>
              </w:r>
            </w:ins>
          </w:p>
          <w:p>
            <w:pPr>
              <w:spacing w:before="60" w:after="60"/>
            </w:pPr>
            <w:ins w:id="2043" w:author="王鑫" w:date="2026-08-12T00:00:00Z">
              <w:r>
                <w:rPr>
                  <w:rFonts w:hint="eastAsia" w:ascii="微软雅黑 Light" w:hAnsi="微软雅黑 Light" w:eastAsia="微软雅黑 Light"/>
                  <w:b/>
                  <w:color w:val="C00000"/>
                  <w:sz w:val="21"/>
                  <w:szCs w:val="21"/>
                </w:rPr>
                <w:t xml:space="preserve">【答复】</w:t>
              </w:r>
            </w:ins>
            <w:ins w:id="2044" w:author="王鑫" w:date="2026-08-12T00:00:00Z">
              <w:r>
                <w:rPr>
                  <w:rFonts w:hint="eastAsia" w:ascii="微软雅黑 Light" w:hAnsi="微软雅黑 Light" w:eastAsia="微软雅黑 Light"/>
                  <w:color w:val="C00000"/>
                  <w:sz w:val="21"/>
                  <w:szCs w:val="21"/>
                </w:rPr>
                <w:t xml:space="preserve">(发明人确认)EKF 启用后与时效性融合决策为**替代关系**:EKF 启用时,融合位置改由 EKF 模块输出(EKF 将 GPS/VPS 观测与 IMU 预测融合,输出 9 维状态估计,位置项即融合位置);fusionupdate 事件仍以 1000ms 频率发布,数据来源切换为 EKF 状态估计(位置项)经格式转换(映射为 IFusionLocation)。EKF 未启用时,fusionupdate 数据来源为时效性融合决策输出(VPS/GPS 二选一)。即:EKF 是时效性决策的可选替代增强,启用后由 EKF 提供更高频率、更平滑的融合定位,事件契约(事件名、发布频率、数据结构)对外保持兼容。</w:t>
              </w:r>
            </w:ins>
          </w:p>
          <w:p w14:paraId="43D6DE35" w14:textId="60A5C844" w:rsidR="00484DA1" w:rsidRDefault="00484DA1">
            <w:pPr>
              <w:rPr>
                <w:ins w:id="173" w:author="kyx" w:date="2026-08-04T21:56:00Z" w16du:dateUtc="2026-08-04T13:56:00Z"/>
                <w:rFonts w:ascii="微软雅黑 Light" w:eastAsia="微软雅黑 Light" w:hAnsi="微软雅黑 Light" w:hint="eastAsia"/>
                <w:b/>
                <w:sz w:val="22"/>
                <w:szCs w:val="22"/>
              </w:rPr>
            </w:pPr>
            <w:ins w:id="174" w:author="kyx" w:date="2026-08-04T21:36:00Z" w16du:dateUtc="2026-08-04T13:36:00Z">
              <w:r>
                <w:rPr>
                  <w:rFonts w:ascii="微软雅黑 Light" w:eastAsia="微软雅黑 Light" w:hAnsi="微软雅黑 Light" w:hint="eastAsia"/>
                  <w:b/>
                  <w:sz w:val="22"/>
                  <w:szCs w:val="22"/>
                </w:rPr>
                <w:t>Q4，前面提及效果“统一的Web Mercator坐标系为多源数据融合和Three.js世界坐标转换提供基准”，在子系统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的上述描述中</w:t>
              </w:r>
            </w:ins>
            <w:ins w:id="175" w:author="kyx" w:date="2026-08-04T21:37:00Z" w16du:dateUtc="2026-08-04T13:37:00Z">
              <w:r>
                <w:rPr>
                  <w:rFonts w:ascii="微软雅黑 Light" w:eastAsia="微软雅黑 Light" w:hAnsi="微软雅黑 Light" w:hint="eastAsia"/>
                  <w:b/>
                  <w:sz w:val="22"/>
                  <w:szCs w:val="22"/>
                </w:rPr>
                <w:t>未提及Web Mercator坐标系</w:t>
              </w:r>
            </w:ins>
            <w:ins w:id="176" w:author="kyx" w:date="2026-08-04T21:36:00Z" w16du:dateUtc="2026-08-04T13:36:00Z">
              <w:r>
                <w:rPr>
                  <w:rFonts w:ascii="微软雅黑 Light" w:eastAsia="微软雅黑 Light" w:hAnsi="微软雅黑 Light" w:hint="eastAsia"/>
                  <w:b/>
                  <w:sz w:val="22"/>
                  <w:szCs w:val="22"/>
                </w:rPr>
                <w:t>，</w:t>
              </w:r>
            </w:ins>
            <w:ins w:id="177" w:author="kyx" w:date="2026-08-04T21:37:00Z" w16du:dateUtc="2026-08-04T13:37:00Z">
              <w:r>
                <w:rPr>
                  <w:rFonts w:ascii="微软雅黑 Light" w:eastAsia="微软雅黑 Light" w:hAnsi="微软雅黑 Light" w:hint="eastAsia"/>
                  <w:b/>
                  <w:sz w:val="22"/>
                  <w:szCs w:val="22"/>
                </w:rPr>
                <w:t>具体</w:t>
              </w:r>
            </w:ins>
            <w:ins w:id="178" w:author="kyx" w:date="2026-08-04T21:36:00Z" w16du:dateUtc="2026-08-04T13:36:00Z">
              <w:r>
                <w:rPr>
                  <w:rFonts w:ascii="微软雅黑 Light" w:eastAsia="微软雅黑 Light" w:hAnsi="微软雅黑 Light" w:hint="eastAsia"/>
                  <w:b/>
                  <w:sz w:val="22"/>
                  <w:szCs w:val="22"/>
                </w:rPr>
                <w:t>如何体现</w:t>
              </w:r>
            </w:ins>
            <w:ins w:id="179" w:author="kyx" w:date="2026-08-04T21:37:00Z" w16du:dateUtc="2026-08-04T13:37:00Z">
              <w:r>
                <w:rPr>
                  <w:rFonts w:ascii="微软雅黑 Light" w:eastAsia="微软雅黑 Light" w:hAnsi="微软雅黑 Light" w:hint="eastAsia"/>
                  <w:b/>
                  <w:sz w:val="22"/>
                  <w:szCs w:val="22"/>
                </w:rPr>
                <w:t>？以及，基于Web Mercator坐标系进行融合、转换等是否为现有技术？</w:t>
              </w:r>
            </w:ins>
          </w:p>
          <w:p w14:paraId="23EED863" w14:textId="166E8C32" w:rsidR="00AC2871" w:rsidRDefault="00AC2871">
            <w:pPr>
              <w:rPr>
                <w:rFonts w:ascii="微软雅黑 Light" w:eastAsia="微软雅黑 Light" w:hAnsi="微软雅黑 Light" w:hint="eastAsia"/>
                <w:b/>
                <w:sz w:val="22"/>
                <w:szCs w:val="22"/>
              </w:rPr>
            </w:pPr>
            <w:ins w:id="180" w:author="kyx" w:date="2026-08-04T21:56:00Z" w16du:dateUtc="2026-08-04T13:56:00Z">
              <w:r w:rsidRPr="00AC2871">
                <w:rPr>
                  <w:rFonts w:ascii="微软雅黑 Light" w:eastAsia="微软雅黑 Light" w:hAnsi="微软雅黑 Light" w:hint="eastAsia"/>
                  <w:b/>
                  <w:sz w:val="22"/>
                  <w:szCs w:val="22"/>
                  <w:highlight w:val="cyan"/>
                </w:rPr>
                <w:t>待确认：子系统一中，上面哪些模块存在核心改进？哪些模块是基于现有技术实现?</w:t>
              </w:r>
            </w:ins>
          </w:p>
          <w:p>
            <w:pPr>
              <w:spacing w:before="60" w:after="60"/>
            </w:pPr>
            <w:ins w:id="2045" w:author="王鑫" w:date="2026-08-12T00:00:00Z">
              <w:r>
                <w:rPr>
                  <w:rFonts w:hint="eastAsia" w:ascii="微软雅黑 Light" w:hAnsi="微软雅黑 Light" w:eastAsia="微软雅黑 Light"/>
                  <w:b/>
                  <w:color w:val="C00000"/>
                  <w:sz w:val="21"/>
                  <w:szCs w:val="21"/>
                </w:rPr>
                <w:t xml:space="preserve">【答复】</w:t>
              </w:r>
            </w:ins>
            <w:ins w:id="2046" w:author="王鑫" w:date="2026-08-12T00:00:00Z">
              <w:r>
                <w:rPr>
                  <w:rFonts w:hint="eastAsia" w:ascii="微软雅黑 Light" w:hAnsi="微软雅黑 Light" w:eastAsia="微软雅黑 Light"/>
                  <w:color w:val="C00000"/>
                  <w:sz w:val="21"/>
                  <w:szCs w:val="21"/>
                </w:rPr>
                <w:t xml:space="preserve">按模块逐一判断如下：
**(1) GPS粗定位模块**——基于现有技术。navigator.geolocation.watchPosition 是 W3C Geolocation API 标准接口，enableHighAccuracy:true 和 maximumAge:0 均为该 API 的标准配置选项。该模块的核心功能（持续监听、获取 WGS84 经纬度和精度）完全是调用浏览器标准 API，无算法层面的改进。
**(2) VPS视觉精定位模块**——整体架构为现有技术，客户端参数可能为工程调优。VPS（Visual Positioning System）是成熟技术，Google、Apple、Niantic、Immersal 等均有商业化 VPS 服务，其标准流程即为"摄像头捕获图像→上传服务端→服务端匹配视觉特征返回位姿"。文档未披露服务端算法的任何细节，因此无法判断服务端是否有改进；客户端工程参数配置（如 1000ms 触发间隔、JPEG quality 0.8、携带 focal 参数）属于常规工程调优，难以构成核心改进（此为推断）。
**(3) 坐标转换模块**——基于现有技术。ECEF→WGS84 迭代转换是大地测量学标准算法；GCJ02→WGS84 纠偏也是已有技术；Web Mercator 投影（EPSG:3857）是公开标准。
**(4) 时效性融合决策模块**——可能存在核心改进。文档描述的融合策略十分简洁：基于时间戳年龄的二元选择（VPS vs GPS），加上 2000ms 容忍窗口，不做加权计算。这种"基于相对时效性的二元决策"的简化策略，相对于传统的加权卡尔曼滤波融合，具有一定的设计新颖性——它明确放弃了加权融合，转而用简单的时效性比较实现低延迟、高可靠的定位源切换。发明人确认：该决策策略为自定义简化设计（"基于相对时效的二元选源 + 2s 容忍窗口 + 无加权透传"未检索到完全相同的公开方案，可主张为改进点）；2000ms 为工程经验值，对应 VPS 服务端网络往返延迟量级（背景技术提到 500ms-2s），交底书将补充其确定依据。
**(5) 扩展卡尔曼滤波（EKF）融合模块**——基于现有技术。9 维状态向量（位置+速度+IMU零偏）、预测步骤（IMU 驱动，50Hz）/更新步骤（位置观测，1Hz）的标准松耦合架构、协方差矩阵初始化，均为 EKF-IMU-GPS 融合的标准做法。文档未披露状态转移矩阵、观测矩阵、过程噪声 Q 和观测噪声 R 的具体设计，无法判断是否有参数层面的优化。
总体而言，子系统一的核心创新点可能集中在(4)时效性融合决策模块的简化二元选择策略及其容忍窗口设计，以及各模块的整体架构组合方式（GPS粗定位+VPS精定位+时效性决策+可选EKF的级联架构），而非单一模块的算法突破。建议在交底书撰写时补充各模块的自研算法细节（如有），以便专利工程师完整评估新颖性。</w:t>
              </w:r>
            </w:ins>
          </w:p>
          <w:p w14:paraId="0C3C8343" w14:textId="77777777" w:rsidR="00AC2871" w:rsidRDefault="00AC2871">
            <w:pPr>
              <w:rPr>
                <w:rFonts w:ascii="微软雅黑 Light" w:eastAsia="微软雅黑 Light" w:hAnsi="微软雅黑 Light" w:hint="eastAsia"/>
                <w:b/>
                <w:sz w:val="22"/>
                <w:szCs w:val="22"/>
              </w:rPr>
            </w:pPr>
          </w:p>
          <w:p w14:paraId="58862309"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yellow"/>
              </w:rPr>
              <w:t>子系统二：离线轨迹录制与仿真回放子系统</w:t>
            </w:r>
          </w:p>
          <w:p w14:paraId="2CFAE3D2" w14:textId="77777777" w:rsidR="005E55A8" w:rsidRDefault="00000000">
            <w:pPr>
              <w:rPr>
                <w:rFonts w:ascii="微软雅黑 Light" w:eastAsia="微软雅黑 Light" w:hAnsi="微软雅黑 Light" w:hint="eastAsia"/>
                <w:b/>
                <w:sz w:val="22"/>
                <w:szCs w:val="22"/>
              </w:rPr>
            </w:pPr>
            <w:r w:rsidRPr="00185C12">
              <w:rPr>
                <w:rFonts w:ascii="微软雅黑 Light" w:eastAsia="微软雅黑 Light" w:hAnsi="微软雅黑 Light" w:hint="eastAsia"/>
                <w:b/>
                <w:sz w:val="22"/>
                <w:szCs w:val="22"/>
                <w:highlight w:val="green"/>
              </w:rPr>
              <w:t>核心架构：录制系统 + 回放系统</w:t>
            </w:r>
          </w:p>
          <w:p w14:paraId="3002A7B6" w14:textId="77777777" w:rsidR="005E55A8" w:rsidRDefault="00000000">
            <w:pPr>
              <w:jc w:val="center"/>
            </w:pPr>
            <w:r>
              <w:rPr>
                <w:noProof/>
              </w:rPr>
              <w:lastRenderedPageBreak/>
              <w:drawing>
                <wp:inline distT="0" distB="0" distL="114300" distR="114300" wp14:anchorId="680866FB" wp14:editId="2563A817">
                  <wp:extent cx="3372485" cy="3754755"/>
                  <wp:effectExtent l="0" t="0" r="5715"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372485" cy="3754755"/>
                          </a:xfrm>
                          <a:prstGeom prst="rect">
                            <a:avLst/>
                          </a:prstGeom>
                          <a:noFill/>
                          <a:ln>
                            <a:noFill/>
                          </a:ln>
                        </pic:spPr>
                      </pic:pic>
                    </a:graphicData>
                  </a:graphic>
                </wp:inline>
              </w:drawing>
            </w:r>
          </w:p>
          <w:p w14:paraId="70E8C256"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图3：离线轨迹录制与回放时序图</w:t>
            </w:r>
          </w:p>
          <w:p w14:paraId="2C74598D" w14:textId="77DD41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图3说明：本图以时序方式描述离线轨迹录制与仿真回放子系统的两阶段工作流。**阶段</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（现场录制，绿色区域）**：</w:t>
            </w:r>
            <w:r w:rsidRPr="003160FC">
              <w:rPr>
                <w:rFonts w:ascii="微软雅黑 Light" w:eastAsia="微软雅黑 Light" w:hAnsi="微软雅黑 Light" w:hint="eastAsia"/>
                <w:b/>
                <w:sz w:val="22"/>
                <w:szCs w:val="22"/>
              </w:rPr>
              <w:t>开发人员在真实物理环境中启动录制</w:t>
            </w:r>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Hook每1000ms监听`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Pr>
                <w:rFonts w:ascii="微软雅黑 Light" w:eastAsia="微软雅黑 Light" w:hAnsi="微软雅黑 Light" w:hint="eastAsia"/>
                <w:b/>
                <w:sz w:val="22"/>
                <w:szCs w:val="22"/>
              </w:rPr>
              <w:t>`（WGS84坐标）和`</w:t>
            </w:r>
            <w:proofErr w:type="spellStart"/>
            <w:r w:rsidRPr="003160FC">
              <w:rPr>
                <w:rFonts w:ascii="微软雅黑 Light" w:eastAsia="微软雅黑 Light" w:hAnsi="微软雅黑 Light" w:hint="eastAsia"/>
                <w:b/>
                <w:color w:val="0070C0"/>
                <w:sz w:val="22"/>
                <w:szCs w:val="22"/>
              </w:rPr>
              <w:t>compassChange</w:t>
            </w:r>
            <w:proofErr w:type="spellEnd"/>
            <w:r w:rsidRPr="003160FC">
              <w:rPr>
                <w:rFonts w:ascii="微软雅黑 Light" w:eastAsia="微软雅黑 Light" w:hAnsi="微软雅黑 Light" w:hint="eastAsia"/>
                <w:b/>
                <w:color w:val="0070C0"/>
                <w:sz w:val="22"/>
                <w:szCs w:val="22"/>
              </w:rPr>
              <w:t>`（heading）事件</w:t>
            </w:r>
            <w:r>
              <w:rPr>
                <w:rFonts w:ascii="微软雅黑 Light" w:eastAsia="微软雅黑 Light" w:hAnsi="微软雅黑 Light" w:hint="eastAsia"/>
                <w:b/>
                <w:sz w:val="22"/>
                <w:szCs w:val="22"/>
              </w:rPr>
              <w:t>，同时缓存`</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`传感器数据，坐标以GCJ02格式暂存至内存数组，录制结束后封装为`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JSON`持久化至</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并支持文件导出。**阶段二（实验室回放，蓝色区域）**：`</w:t>
            </w:r>
            <w:proofErr w:type="spellStart"/>
            <w:r>
              <w:rPr>
                <w:rFonts w:ascii="微软雅黑 Light" w:eastAsia="微软雅黑 Light" w:hAnsi="微软雅黑 Light" w:hint="eastAsia"/>
                <w:b/>
                <w:sz w:val="22"/>
                <w:szCs w:val="22"/>
              </w:rPr>
              <w:t>DataSimulation</w:t>
            </w:r>
            <w:proofErr w:type="spellEnd"/>
            <w:r>
              <w:rPr>
                <w:rFonts w:ascii="微软雅黑 Light" w:eastAsia="微软雅黑 Light" w:hAnsi="微软雅黑 Light" w:hint="eastAsia"/>
                <w:b/>
                <w:sz w:val="22"/>
                <w:szCs w:val="22"/>
              </w:rPr>
              <w:t>`加载轨迹文件后按1000ms间隔顺序遍历轨迹点，每次将GCJ02坐标还原为WGS84后调用`</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`，后者触发</w:t>
            </w:r>
            <w:r w:rsidRPr="003160FC">
              <w:rPr>
                <w:rFonts w:ascii="微软雅黑 Light" w:eastAsia="微软雅黑 Light" w:hAnsi="微软雅黑 Light" w:hint="eastAsia"/>
                <w:b/>
                <w:color w:val="0070C0"/>
                <w:sz w:val="22"/>
                <w:szCs w:val="22"/>
              </w:rPr>
              <w:t>`</w:t>
            </w:r>
            <w:proofErr w:type="spellStart"/>
            <w:r w:rsidRPr="003160FC">
              <w:rPr>
                <w:rFonts w:ascii="微软雅黑 Light" w:eastAsia="微软雅黑 Light" w:hAnsi="微软雅黑 Light" w:hint="eastAsia"/>
                <w:b/>
                <w:color w:val="0070C0"/>
                <w:sz w:val="22"/>
                <w:szCs w:val="22"/>
              </w:rPr>
              <w:t>gpsupdate</w:t>
            </w:r>
            <w:proofErr w:type="spellEnd"/>
            <w:r w:rsidRPr="003160FC">
              <w:rPr>
                <w:rFonts w:ascii="微软雅黑 Light" w:eastAsia="微软雅黑 Light" w:hAnsi="微软雅黑 Light" w:hint="eastAsia"/>
                <w:b/>
                <w:color w:val="0070C0"/>
                <w:sz w:val="22"/>
                <w:szCs w:val="22"/>
              </w:rPr>
              <w:t>`自定义事件</w:t>
            </w:r>
            <w:ins w:id="181" w:author="kyx" w:date="2026-08-04T21:44:00Z" w16du:dateUtc="2026-08-04T13:44:00Z">
              <w:r w:rsidR="00845C30">
                <w:rPr>
                  <w:rFonts w:ascii="微软雅黑 Light" w:eastAsia="微软雅黑 Light" w:hAnsi="微软雅黑 Light" w:hint="eastAsia"/>
                  <w:b/>
                  <w:sz w:val="22"/>
                  <w:szCs w:val="22"/>
                </w:rPr>
                <w:t>（该自定义事件如何理解？</w:t>
              </w:r>
            </w:ins>
            <w:proofErr w:type="spellStart"/>
            <w:ins w:id="182" w:author="kyx" w:date="2026-08-04T21:45:00Z" w16du:dateUtc="2026-08-04T13:45:00Z">
              <w:r w:rsidR="00845C30">
                <w:rPr>
                  <w:rFonts w:ascii="微软雅黑 Light" w:eastAsia="微软雅黑 Light" w:hAnsi="微软雅黑 Light" w:hint="eastAsia"/>
                  <w:b/>
                  <w:sz w:val="22"/>
                  <w:szCs w:val="22"/>
                </w:rPr>
                <w:t>GlobalXrManager</w:t>
              </w:r>
              <w:proofErr w:type="spellEnd"/>
              <w:r w:rsidR="00845C30">
                <w:rPr>
                  <w:rFonts w:ascii="微软雅黑 Light" w:eastAsia="微软雅黑 Light" w:hAnsi="微软雅黑 Light" w:hint="eastAsia"/>
                  <w:b/>
                  <w:sz w:val="22"/>
                  <w:szCs w:val="22"/>
                </w:rPr>
                <w:t>是录制系统设置的模块么，它</w:t>
              </w:r>
            </w:ins>
            <w:ins w:id="183" w:author="kyx" w:date="2026-08-04T21:46:00Z" w16du:dateUtc="2026-08-04T13:46:00Z">
              <w:r w:rsidR="00845C30">
                <w:rPr>
                  <w:rFonts w:ascii="微软雅黑 Light" w:eastAsia="微软雅黑 Light" w:hAnsi="微软雅黑 Light" w:hint="eastAsia"/>
                  <w:b/>
                  <w:sz w:val="22"/>
                  <w:szCs w:val="22"/>
                </w:rPr>
                <w:t>的作用是？与子系统</w:t>
              </w:r>
              <w:proofErr w:type="gramStart"/>
              <w:r w:rsidR="00845C30">
                <w:rPr>
                  <w:rFonts w:ascii="微软雅黑 Light" w:eastAsia="微软雅黑 Light" w:hAnsi="微软雅黑 Light" w:hint="eastAsia"/>
                  <w:b/>
                  <w:sz w:val="22"/>
                  <w:szCs w:val="22"/>
                </w:rPr>
                <w:t>一</w:t>
              </w:r>
              <w:proofErr w:type="gramEnd"/>
              <w:r w:rsidR="00845C30">
                <w:rPr>
                  <w:rFonts w:ascii="微软雅黑 Light" w:eastAsia="微软雅黑 Light" w:hAnsi="微软雅黑 Light" w:hint="eastAsia"/>
                  <w:b/>
                  <w:sz w:val="22"/>
                  <w:szCs w:val="22"/>
                </w:rPr>
                <w:t>输出的WGS84坐标的关系是？</w:t>
              </w:r>
            </w:ins>
            <w:ins w:id="184" w:author="kyx" w:date="2026-08-04T21:44:00Z" w16du:dateUtc="2026-08-04T13:44:00Z">
              <w:r w:rsidR="00845C30">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`将该数据作为正常GPS观测处理并照常发布`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`事件，子系统三无需任何修改</w:t>
            </w:r>
            <w:ins w:id="185" w:author="kyx" w:date="2026-08-04T17:35:00Z" w16du:dateUtc="2026-08-04T09:35:00Z">
              <w:r w:rsidR="00500B3D">
                <w:rPr>
                  <w:rFonts w:ascii="微软雅黑 Light" w:eastAsia="微软雅黑 Light" w:hAnsi="微软雅黑 Light" w:hint="eastAsia"/>
                  <w:b/>
                  <w:sz w:val="22"/>
                  <w:szCs w:val="22"/>
                </w:rPr>
                <w:t>（此处是指无需什么修改，现有技术需要什么修改？）</w:t>
              </w:r>
            </w:ins>
            <w:r>
              <w:rPr>
                <w:rFonts w:ascii="微软雅黑 Light" w:eastAsia="微软雅黑 Light" w:hAnsi="微软雅黑 Light" w:hint="eastAsia"/>
                <w:b/>
                <w:sz w:val="22"/>
                <w:szCs w:val="22"/>
              </w:rPr>
              <w:t>即可在回放模式下正常工作，实现测试系统与定位系统的完全解耦。</w:t>
            </w:r>
          </w:p>
          <w:p>
            <w:pPr>
              <w:spacing w:before="60" w:after="60"/>
            </w:pPr>
            <w:ins w:id="2047" w:author="王鑫" w:date="2026-08-12T00:00:00Z">
              <w:r>
                <w:rPr>
                  <w:rFonts w:hint="eastAsia" w:ascii="微软雅黑 Light" w:hAnsi="微软雅黑 Light" w:eastAsia="微软雅黑 Light"/>
                  <w:b/>
                  <w:color w:val="C00000"/>
                  <w:sz w:val="21"/>
                  <w:szCs w:val="21"/>
                </w:rPr>
                <w:t xml:space="preserve">【答复】</w:t>
              </w:r>
            </w:ins>
            <w:ins w:id="2048" w:author="王鑫" w:date="2026-08-12T00:00:00Z">
              <w:r>
                <w:rPr>
                  <w:rFonts w:hint="eastAsia" w:ascii="微软雅黑 Light" w:hAnsi="微软雅黑 Light" w:eastAsia="微软雅黑 Light"/>
                  <w:color w:val="C00000"/>
                  <w:sz w:val="21"/>
                  <w:szCs w:val="21"/>
                </w:rPr>
                <w:t xml:space="preserve">gpsupdate 是 GlobalXrManager 模块通过 JavaScript CustomEvent API 派发（self.dispatchEvent）的一个自定义 DOM 事件，携带 WGS84 经纬度等定位数据。结合 MDN CustomEvent 规范，自定义事件通过 EventTarget.dispatchEvent() 触发，事件数据存放在 detail 属性中，监听方通过 addEventListener 接收。（此为推断：具体事件数据字段以代码实现为准。）GlobalXrManager 是录制系统所在架构中的一个自定义软件模块，其在文档中首次出现在子系统二的录制流程中，但它的定位是"全局扩展现实管理器"，属于整个系统的公共基础设施（不仅属于录制系统）。它的作用是：作为 GPS/定位数据的统一事件总线——正常情况下接收真实 GPS 数据并派发 gpsupdate 事件和 compassChange 事件；回放模式下通过 fakeGps() 接收注入的模拟数据并同样派发 gpsupdate 事件。与子系统一输出的 WGS84 坐标的关系：文档原文描述 useTrackRecorder Hook 监听 GlobalXrManager 的 gpsupdate 事件以获取 WGS84 坐标，GlobalXrManager 发布的是原始 GPS 数据（gpsupdate 事件，WGS84 坐标）；子系统一处理后的融合定位结果则通过 FusionLocationManager 以 fusionupdate 事件独立发布——两条事件流为不同管线阶段的独立通道（发明人确认）。</w:t>
              </w:r>
            </w:ins>
          </w:p>
          <w:p>
            <w:pPr>
              <w:spacing w:before="60" w:after="60"/>
            </w:pPr>
            <w:ins w:id="2049" w:author="王鑫" w:date="2026-08-12T00:00:00Z">
              <w:r>
                <w:rPr>
                  <w:rFonts w:hint="eastAsia" w:ascii="微软雅黑 Light" w:hAnsi="微软雅黑 Light" w:eastAsia="微软雅黑 Light"/>
                  <w:b/>
                  <w:color w:val="C00000"/>
                  <w:sz w:val="21"/>
                  <w:szCs w:val="21"/>
                </w:rPr>
                <w:t xml:space="preserve">【答复】</w:t>
              </w:r>
            </w:ins>
            <w:ins w:id="2050" w:author="王鑫" w:date="2026-08-12T00:00:00Z">
              <w:r>
                <w:rPr>
                  <w:rFonts w:hint="eastAsia" w:ascii="微软雅黑 Light" w:hAnsi="微软雅黑 Light" w:eastAsia="微软雅黑 Light"/>
                  <w:color w:val="C00000"/>
                  <w:sz w:val="21"/>
                  <w:szCs w:val="21"/>
                </w:rPr>
                <w:t xml:space="preserve">文档原文："FusionLocationManager将该数据作为正常GPS观测处理并照常发布fusionupdate事件，子系统三无需任何修改即可在回放模式下正常工作，实现测试系统与定位系统的完全解耦。"此处"无需任何修改"是指：子系统三只依赖 FusionLocationManager 发布的 fusionupdate 事件，在回放模式下，由于回放系统从 GlobalXrManager 注入模拟 WGS84 数据后，整个下游链路（FusionLocationManager 接收→处理→发布 fusionupdate）与真实 GPS 场景的行为完全一致，因此子系统三的代码不需要做任何适配（如切换数据源、增加回放模式判断分支等）。文档未描述现有技术需要什么修改。此为推断：在典型架构中，如果回放系统直接向子系统三注入模拟数据，则需要子系统三增加回放模式的适配逻辑（如切换数据源、跳过某些校验等）；而本方案的解耦设计将模拟注入点放在 GlobalXrManager 层面，从而使下游链路透明。</w:t>
              </w:r>
            </w:ins>
          </w:p>
          <w:p w14:paraId="32552F23" w14:textId="77777777" w:rsidR="00375E7B" w:rsidRDefault="00375E7B">
            <w:pPr>
              <w:rPr>
                <w:ins w:id="186" w:author="kyx" w:date="2026-08-04T17:42:00Z" w16du:dateUtc="2026-08-04T09:42:00Z"/>
                <w:rFonts w:ascii="微软雅黑 Light" w:eastAsia="微软雅黑 Light" w:hAnsi="微软雅黑 Light" w:hint="eastAsia"/>
                <w:b/>
                <w:sz w:val="22"/>
                <w:szCs w:val="22"/>
              </w:rPr>
            </w:pPr>
          </w:p>
          <w:p w14:paraId="071A1BC0" w14:textId="2B36AD93" w:rsidR="00500B3D" w:rsidRDefault="00E7477E">
            <w:pPr>
              <w:rPr>
                <w:ins w:id="187" w:author="kyx" w:date="2026-08-04T17:37:00Z" w16du:dateUtc="2026-08-04T09:37:00Z"/>
                <w:rFonts w:ascii="微软雅黑 Light" w:eastAsia="微软雅黑 Light" w:hAnsi="微软雅黑 Light" w:hint="eastAsia"/>
                <w:b/>
                <w:sz w:val="22"/>
                <w:szCs w:val="22"/>
              </w:rPr>
            </w:pPr>
            <w:ins w:id="188" w:author="kyx" w:date="2026-07-31T10:42:00Z" w16du:dateUtc="2026-07-31T02:42:00Z">
              <w:r>
                <w:rPr>
                  <w:rFonts w:ascii="微软雅黑 Light" w:eastAsia="微软雅黑 Light" w:hAnsi="微软雅黑 Light" w:hint="eastAsia"/>
                  <w:b/>
                  <w:sz w:val="22"/>
                  <w:szCs w:val="22"/>
                </w:rPr>
                <w:lastRenderedPageBreak/>
                <w:t>疑问：</w:t>
              </w:r>
            </w:ins>
            <w:ins w:id="189" w:author="kyx" w:date="2026-07-31T10:44:00Z" w16du:dateUtc="2026-07-31T02:44:00Z">
              <w:r>
                <w:rPr>
                  <w:rFonts w:ascii="微软雅黑 Light" w:eastAsia="微软雅黑 Light" w:hAnsi="微软雅黑 Light" w:hint="eastAsia"/>
                  <w:b/>
                  <w:sz w:val="22"/>
                  <w:szCs w:val="22"/>
                </w:rPr>
                <w:t>Q1</w:t>
              </w:r>
            </w:ins>
            <w:ins w:id="190" w:author="kyx" w:date="2026-08-04T21:48:00Z" w16du:dateUtc="2026-08-04T13:48:00Z">
              <w:r w:rsidR="00845C30">
                <w:rPr>
                  <w:rFonts w:ascii="微软雅黑 Light" w:eastAsia="微软雅黑 Light" w:hAnsi="微软雅黑 Light" w:hint="eastAsia"/>
                  <w:b/>
                  <w:sz w:val="22"/>
                  <w:szCs w:val="22"/>
                </w:rPr>
                <w:t>.1)</w:t>
              </w:r>
            </w:ins>
            <w:ins w:id="191" w:author="kyx" w:date="2026-07-31T10:44:00Z" w16du:dateUtc="2026-07-31T02:44:00Z">
              <w:r>
                <w:rPr>
                  <w:rFonts w:ascii="微软雅黑 Light" w:eastAsia="微软雅黑 Light" w:hAnsi="微软雅黑 Light" w:hint="eastAsia"/>
                  <w:b/>
                  <w:sz w:val="22"/>
                  <w:szCs w:val="22"/>
                </w:rPr>
                <w:t>：</w:t>
              </w:r>
            </w:ins>
            <w:ins w:id="192" w:author="kyx" w:date="2026-07-31T10:42:00Z" w16du:dateUtc="2026-07-31T02:42:00Z">
              <w:r>
                <w:rPr>
                  <w:rFonts w:ascii="微软雅黑 Light" w:eastAsia="微软雅黑 Light" w:hAnsi="微软雅黑 Light" w:hint="eastAsia"/>
                  <w:b/>
                  <w:sz w:val="22"/>
                  <w:szCs w:val="22"/>
                </w:rPr>
                <w:t>录制系统</w:t>
              </w:r>
            </w:ins>
            <w:ins w:id="193" w:author="kyx" w:date="2026-08-04T17:36:00Z" w16du:dateUtc="2026-08-04T09:36:00Z">
              <w:r w:rsidR="00500B3D">
                <w:rPr>
                  <w:rFonts w:ascii="微软雅黑 Light" w:eastAsia="微软雅黑 Light" w:hAnsi="微软雅黑 Light" w:hint="eastAsia"/>
                  <w:b/>
                  <w:sz w:val="22"/>
                  <w:szCs w:val="22"/>
                </w:rPr>
                <w:t>的作用是获取用户的运动轨迹么，是否还会获取运动轨迹相关的真实场景画面</w:t>
              </w:r>
            </w:ins>
            <w:ins w:id="194" w:author="kyx" w:date="2026-08-04T17:37:00Z" w16du:dateUtc="2026-08-04T09:37:00Z">
              <w:r w:rsidR="00500B3D">
                <w:rPr>
                  <w:rFonts w:ascii="微软雅黑 Light" w:eastAsia="微软雅黑 Light" w:hAnsi="微软雅黑 Light" w:hint="eastAsia"/>
                  <w:b/>
                  <w:sz w:val="22"/>
                  <w:szCs w:val="22"/>
                </w:rPr>
                <w:t>？</w:t>
              </w:r>
            </w:ins>
          </w:p>
          <w:p>
            <w:pPr>
              <w:spacing w:before="60" w:after="60"/>
            </w:pPr>
            <w:ins w:id="2051" w:author="王鑫" w:date="2026-08-12T00:00:00Z">
              <w:r>
                <w:rPr>
                  <w:rFonts w:hint="eastAsia" w:ascii="微软雅黑 Light" w:hAnsi="微软雅黑 Light" w:eastAsia="微软雅黑 Light"/>
                  <w:b/>
                  <w:color w:val="C00000"/>
                  <w:sz w:val="21"/>
                  <w:szCs w:val="21"/>
                </w:rPr>
                <w:t xml:space="preserve">【答复】</w:t>
              </w:r>
            </w:ins>
            <w:ins w:id="2052" w:author="王鑫" w:date="2026-08-12T00:00:00Z">
              <w:r>
                <w:rPr>
                  <w:rFonts w:hint="eastAsia" w:ascii="微软雅黑 Light" w:hAnsi="微软雅黑 Light" w:eastAsia="微软雅黑 Light"/>
                  <w:color w:val="C00000"/>
                  <w:sz w:val="21"/>
                  <w:szCs w:val="21"/>
                </w:rPr>
                <w:t xml:space="preserve">录制系统的作用是获取用户在真实物理环境中的运动轨迹数据，具体包括：WGS84 经纬度位置、heading 航向角、DeviceMotion 传感器数据（加速度、角速度）和 DeviceOrientation 传感器数据（欧拉角）。文档中未提及录制系统会获取运动轨迹相关的真实场景画面（如摄像头画面、AR 场景截图、屏幕录制等）。文档描述的 TrackRecord JSON 输出格式仅包含传感器数据和时间序列，不涉及图像/视频数据。</w:t>
              </w:r>
            </w:ins>
          </w:p>
          <w:p w14:paraId="1C7D5AA6" w14:textId="188A3CAF" w:rsidR="00845C30" w:rsidRDefault="00845C30">
            <w:pPr>
              <w:rPr>
                <w:ins w:id="195" w:author="kyx" w:date="2026-08-04T21:48:00Z" w16du:dateUtc="2026-08-04T13:48:00Z"/>
                <w:rFonts w:ascii="微软雅黑 Light" w:eastAsia="微软雅黑 Light" w:hAnsi="微软雅黑 Light" w:hint="eastAsia"/>
                <w:b/>
                <w:sz w:val="22"/>
                <w:szCs w:val="22"/>
              </w:rPr>
            </w:pPr>
            <w:ins w:id="196" w:author="kyx" w:date="2026-08-04T21:48:00Z" w16du:dateUtc="2026-08-04T13:48:00Z">
              <w:r>
                <w:rPr>
                  <w:rFonts w:ascii="微软雅黑 Light" w:eastAsia="微软雅黑 Light" w:hAnsi="微软雅黑 Light" w:hint="eastAsia"/>
                  <w:b/>
                  <w:sz w:val="22"/>
                  <w:szCs w:val="22"/>
                </w:rPr>
                <w:t>Q1.2)</w:t>
              </w:r>
            </w:ins>
            <w:ins w:id="197" w:author="kyx" w:date="2026-08-04T17:37:00Z" w16du:dateUtc="2026-08-04T09:37:00Z">
              <w:r w:rsidR="00500B3D">
                <w:rPr>
                  <w:rFonts w:ascii="微软雅黑 Light" w:eastAsia="微软雅黑 Light" w:hAnsi="微软雅黑 Light" w:hint="eastAsia"/>
                  <w:b/>
                  <w:sz w:val="22"/>
                  <w:szCs w:val="22"/>
                </w:rPr>
                <w:t>录制系统的</w:t>
              </w:r>
            </w:ins>
            <w:ins w:id="198" w:author="kyx" w:date="2026-08-04T17:38:00Z" w16du:dateUtc="2026-08-04T09:38:00Z">
              <w:r w:rsidR="00500B3D">
                <w:rPr>
                  <w:rFonts w:ascii="微软雅黑 Light" w:eastAsia="微软雅黑 Light" w:hAnsi="微软雅黑 Light" w:hint="eastAsia"/>
                  <w:b/>
                  <w:sz w:val="22"/>
                  <w:szCs w:val="22"/>
                </w:rPr>
                <w:t>输入是通过</w:t>
              </w:r>
            </w:ins>
            <w:proofErr w:type="spellStart"/>
            <w:ins w:id="19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00" w:author="kyx" w:date="2026-08-05T07:16:00Z" w16du:dateUtc="2026-08-04T23:16:00Z">
              <w:r w:rsidR="003160FC">
                <w:rPr>
                  <w:rFonts w:ascii="微软雅黑 Light" w:eastAsia="微软雅黑 Light" w:hAnsi="微软雅黑 Light" w:hint="eastAsia"/>
                  <w:b/>
                  <w:color w:val="0070C0"/>
                  <w:sz w:val="22"/>
                  <w:szCs w:val="22"/>
                </w:rPr>
                <w:t>事件</w:t>
              </w:r>
            </w:ins>
            <w:ins w:id="201" w:author="kyx" w:date="2026-08-04T17:39:00Z" w16du:dateUtc="2026-08-04T09:39:00Z">
              <w:r w:rsidR="00500B3D">
                <w:rPr>
                  <w:rFonts w:ascii="微软雅黑 Light" w:eastAsia="微软雅黑 Light" w:hAnsi="微软雅黑 Light" w:hint="eastAsia"/>
                  <w:b/>
                  <w:sz w:val="22"/>
                  <w:szCs w:val="22"/>
                </w:rPr>
                <w:t>、</w:t>
              </w:r>
            </w:ins>
            <w:ins w:id="202"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03" w:author="kyx" w:date="2026-08-04T17:38:00Z" w16du:dateUtc="2026-08-04T09:38:00Z">
              <w:r w:rsidR="00500B3D">
                <w:rPr>
                  <w:rFonts w:ascii="微软雅黑 Light" w:eastAsia="微软雅黑 Light" w:hAnsi="微软雅黑 Light" w:hint="eastAsia"/>
                  <w:b/>
                  <w:sz w:val="22"/>
                  <w:szCs w:val="22"/>
                </w:rPr>
                <w:t>heading</w:t>
              </w:r>
            </w:ins>
            <w:proofErr w:type="spellEnd"/>
            <w:ins w:id="204" w:author="kyx" w:date="2026-08-04T21:27:00Z" w16du:dateUtc="2026-08-04T13:27:00Z">
              <w:r w:rsidR="008D2B89">
                <w:rPr>
                  <w:rFonts w:ascii="微软雅黑 Light" w:eastAsia="微软雅黑 Light" w:hAnsi="微软雅黑 Light" w:hint="eastAsia"/>
                  <w:b/>
                  <w:sz w:val="22"/>
                  <w:szCs w:val="22"/>
                </w:rPr>
                <w:t>事件</w:t>
              </w:r>
            </w:ins>
            <w:ins w:id="205" w:author="kyx" w:date="2026-08-04T20:30:00Z" w16du:dateUtc="2026-08-04T12:30:00Z">
              <w:r w:rsidR="0061213F">
                <w:rPr>
                  <w:rFonts w:ascii="微软雅黑 Light" w:eastAsia="微软雅黑 Light" w:hAnsi="微软雅黑 Light" w:hint="eastAsia"/>
                  <w:b/>
                  <w:sz w:val="22"/>
                  <w:szCs w:val="22"/>
                </w:rPr>
                <w:t>，以及传感器数据</w:t>
              </w:r>
            </w:ins>
            <w:ins w:id="206" w:author="kyx" w:date="2026-08-04T17:38:00Z" w16du:dateUtc="2026-08-04T09:38:00Z">
              <w:r w:rsidR="00500B3D">
                <w:rPr>
                  <w:rFonts w:ascii="微软雅黑 Light" w:eastAsia="微软雅黑 Light" w:hAnsi="微软雅黑 Light" w:hint="eastAsia"/>
                  <w:b/>
                  <w:sz w:val="22"/>
                  <w:szCs w:val="22"/>
                </w:rPr>
                <w:t>？</w:t>
              </w:r>
            </w:ins>
          </w:p>
          <w:p>
            <w:pPr>
              <w:spacing w:before="60" w:after="60"/>
            </w:pPr>
            <w:ins w:id="2053" w:author="王鑫" w:date="2026-08-12T00:00:00Z">
              <w:r>
                <w:rPr>
                  <w:rFonts w:hint="eastAsia" w:ascii="微软雅黑 Light" w:hAnsi="微软雅黑 Light" w:eastAsia="微软雅黑 Light"/>
                  <w:b/>
                  <w:color w:val="C00000"/>
                  <w:sz w:val="21"/>
                  <w:szCs w:val="21"/>
                </w:rPr>
                <w:t xml:space="preserve">【答复】</w:t>
              </w:r>
            </w:ins>
            <w:ins w:id="2054" w:author="王鑫" w:date="2026-08-12T00:00:00Z">
              <w:r>
                <w:rPr>
                  <w:rFonts w:hint="eastAsia" w:ascii="微软雅黑 Light" w:hAnsi="微软雅黑 Light" w:eastAsia="微软雅黑 Light"/>
                  <w:color w:val="C00000"/>
                  <w:sz w:val="21"/>
                  <w:szCs w:val="21"/>
                </w:rPr>
                <w:t xml:space="preserve">录制系统的输入确认包括三方面：(a) gpsupdate 事件——获取 WGS84 经纬度；(b) compassChange 事件——获取 heading 航向角；(c) DeviceMotion/DeviceOrientation 传感器数据——获取加速度、角速度、欧拉角。关于"为何不直接用子系统一的融合输出 IFusionLocation 而分别监听"：文档并未直接说明原因。此为推断：录制系统选择监听 GlobalXrManager 层面的原始事件（gpsupdate, compassChange）而非 FusionLocationManager 的融合输出（fusionupdate），是因为回放架构需要在 GlobalXrManager 层面注入模拟数据以实现与下游的完全解耦——即回放时 fakeGps() 注入的数据也走相同的 gpsupdate→FusionLocationManager→fusionupdate 链路，这样子系统三看到的数据流完全一致。如果录制系统直接消费 fusionupdate，则回放时需要绕过 FusionLocationManager 直接向子系统三注入数据，破坏了链路一致性。发明人确认：监听原始事件（gpsupdate/compassChange）而非融合输出的设计考量包含两点——(1)回放链路一致性：注入点与录制点相同，回放时 fakeGps 数据走与真实 GPS 完全一致的链路，下游无需感知数据来源；(2)保留原始未融合数据：可独立验证融合算法。两者皆有。</w:t>
              </w:r>
            </w:ins>
          </w:p>
          <w:p w14:paraId="7708B1C1" w14:textId="539A4695" w:rsidR="008D2B89" w:rsidRDefault="0061213F">
            <w:pPr>
              <w:rPr>
                <w:ins w:id="207" w:author="kyx" w:date="2026-08-04T21:29:00Z" w16du:dateUtc="2026-08-04T13:29:00Z"/>
                <w:rFonts w:ascii="微软雅黑 Light" w:eastAsia="微软雅黑 Light" w:hAnsi="微软雅黑 Light" w:hint="eastAsia"/>
                <w:b/>
                <w:sz w:val="22"/>
                <w:szCs w:val="22"/>
              </w:rPr>
            </w:pPr>
            <w:ins w:id="208" w:author="kyx" w:date="2026-08-04T20:30:00Z" w16du:dateUtc="2026-08-04T12:30:00Z">
              <w:r>
                <w:rPr>
                  <w:rFonts w:ascii="微软雅黑 Light" w:eastAsia="微软雅黑 Light" w:hAnsi="微软雅黑 Light" w:hint="eastAsia"/>
                  <w:b/>
                  <w:sz w:val="22"/>
                  <w:szCs w:val="22"/>
                </w:rPr>
                <w:t>其中，</w:t>
              </w:r>
            </w:ins>
            <w:proofErr w:type="spellStart"/>
            <w:ins w:id="209" w:author="kyx" w:date="2026-08-05T07:15:00Z" w16du:dateUtc="2026-08-04T23:15:00Z">
              <w:r w:rsidR="003160FC" w:rsidRPr="003160FC">
                <w:rPr>
                  <w:rFonts w:ascii="微软雅黑 Light" w:eastAsia="微软雅黑 Light" w:hAnsi="微软雅黑 Light" w:hint="eastAsia"/>
                  <w:b/>
                  <w:color w:val="0070C0"/>
                  <w:sz w:val="22"/>
                  <w:szCs w:val="22"/>
                </w:rPr>
                <w:t>gpsupdate</w:t>
              </w:r>
            </w:ins>
            <w:proofErr w:type="spellEnd"/>
            <w:ins w:id="210" w:author="kyx" w:date="2026-08-05T07:16:00Z" w16du:dateUtc="2026-08-04T23:16:00Z">
              <w:r w:rsidR="003160FC">
                <w:rPr>
                  <w:rFonts w:ascii="微软雅黑 Light" w:eastAsia="微软雅黑 Light" w:hAnsi="微软雅黑 Light" w:hint="eastAsia"/>
                  <w:b/>
                  <w:color w:val="0070C0"/>
                  <w:sz w:val="22"/>
                  <w:szCs w:val="22"/>
                </w:rPr>
                <w:t>事件</w:t>
              </w:r>
            </w:ins>
            <w:ins w:id="211" w:author="kyx" w:date="2026-08-05T07:15:00Z" w16du:dateUtc="2026-08-04T23:15:00Z">
              <w:r w:rsidR="003160FC">
                <w:rPr>
                  <w:rFonts w:ascii="微软雅黑 Light" w:eastAsia="微软雅黑 Light" w:hAnsi="微软雅黑 Light" w:hint="eastAsia"/>
                  <w:b/>
                  <w:color w:val="0070C0"/>
                  <w:sz w:val="22"/>
                  <w:szCs w:val="22"/>
                </w:rPr>
                <w:t>是指</w:t>
              </w:r>
            </w:ins>
            <w:ins w:id="212" w:author="kyx" w:date="2026-08-05T07:16:00Z" w16du:dateUtc="2026-08-04T23:16: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w:t>
              </w:r>
            </w:ins>
            <w:ins w:id="213" w:author="kyx" w:date="2026-08-05T07:19:00Z" w16du:dateUtc="2026-08-04T23:19:00Z">
              <w:r w:rsidR="003160FC">
                <w:rPr>
                  <w:rFonts w:ascii="微软雅黑 Light" w:eastAsia="微软雅黑 Light" w:hAnsi="微软雅黑 Light" w:hint="eastAsia"/>
                  <w:b/>
                  <w:sz w:val="22"/>
                  <w:szCs w:val="22"/>
                </w:rPr>
                <w:t>WGS84经纬度</w:t>
              </w:r>
            </w:ins>
            <w:ins w:id="214" w:author="kyx" w:date="2026-08-05T07:16:00Z" w16du:dateUtc="2026-08-04T23:16:00Z">
              <w:r w:rsidR="003160FC">
                <w:rPr>
                  <w:rFonts w:ascii="微软雅黑 Light" w:eastAsia="微软雅黑 Light" w:hAnsi="微软雅黑 Light" w:hint="eastAsia"/>
                  <w:b/>
                  <w:sz w:val="22"/>
                  <w:szCs w:val="22"/>
                </w:rPr>
                <w:t>么？</w:t>
              </w:r>
            </w:ins>
            <w:ins w:id="215" w:author="kyx" w:date="2026-08-04T21:28:00Z" w16du:dateUtc="2026-08-04T13:28:00Z">
              <w:r w:rsidR="008D2B89">
                <w:rPr>
                  <w:rFonts w:ascii="微软雅黑 Light" w:eastAsia="微软雅黑 Light" w:hAnsi="微软雅黑 Light" w:hint="eastAsia"/>
                  <w:b/>
                  <w:sz w:val="22"/>
                  <w:szCs w:val="22"/>
                </w:rPr>
                <w:t>`</w:t>
              </w:r>
              <w:proofErr w:type="spellStart"/>
              <w:r w:rsidR="008D2B89">
                <w:rPr>
                  <w:rFonts w:ascii="微软雅黑 Light" w:eastAsia="微软雅黑 Light" w:hAnsi="微软雅黑 Light" w:hint="eastAsia"/>
                  <w:b/>
                  <w:sz w:val="22"/>
                  <w:szCs w:val="22"/>
                </w:rPr>
                <w:t>compassChange`</w:t>
              </w:r>
            </w:ins>
            <w:ins w:id="216" w:author="kyx" w:date="2026-08-04T17:38:00Z" w16du:dateUtc="2026-08-04T09:38:00Z">
              <w:r w:rsidR="00500B3D">
                <w:rPr>
                  <w:rFonts w:ascii="微软雅黑 Light" w:eastAsia="微软雅黑 Light" w:hAnsi="微软雅黑 Light" w:hint="eastAsia"/>
                  <w:b/>
                  <w:sz w:val="22"/>
                  <w:szCs w:val="22"/>
                </w:rPr>
                <w:t>heading</w:t>
              </w:r>
              <w:proofErr w:type="spellEnd"/>
              <w:r w:rsidR="00500B3D">
                <w:rPr>
                  <w:rFonts w:ascii="微软雅黑 Light" w:eastAsia="微软雅黑 Light" w:hAnsi="微软雅黑 Light" w:hint="eastAsia"/>
                  <w:b/>
                  <w:sz w:val="22"/>
                  <w:szCs w:val="22"/>
                </w:rPr>
                <w:t>事件是指</w:t>
              </w:r>
            </w:ins>
            <w:ins w:id="217" w:author="kyx" w:date="2026-08-05T07:19:00Z" w16du:dateUtc="2026-08-04T23:19:00Z">
              <w:r w:rsidR="003160FC">
                <w:rPr>
                  <w:rFonts w:ascii="微软雅黑 Light" w:eastAsia="微软雅黑 Light" w:hAnsi="微软雅黑 Light" w:hint="eastAsia"/>
                  <w:b/>
                  <w:sz w:val="22"/>
                  <w:szCs w:val="22"/>
                </w:rPr>
                <w:t>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得到的heading</w:t>
              </w:r>
            </w:ins>
            <w:ins w:id="218" w:author="kyx" w:date="2026-08-04T17:38:00Z" w16du:dateUtc="2026-08-04T09:38:00Z">
              <w:r w:rsidR="00500B3D">
                <w:rPr>
                  <w:rFonts w:ascii="微软雅黑 Light" w:eastAsia="微软雅黑 Light" w:hAnsi="微软雅黑 Light" w:hint="eastAsia"/>
                  <w:b/>
                  <w:sz w:val="22"/>
                  <w:szCs w:val="22"/>
                </w:rPr>
                <w:t>？</w:t>
              </w:r>
            </w:ins>
            <w:ins w:id="219" w:author="kyx" w:date="2026-08-05T07:16:00Z" w16du:dateUtc="2026-08-04T23:16:00Z">
              <w:r w:rsidR="003160FC">
                <w:rPr>
                  <w:rFonts w:ascii="微软雅黑 Light" w:eastAsia="微软雅黑 Light" w:hAnsi="微软雅黑 Light" w:hint="eastAsia"/>
                  <w:b/>
                  <w:sz w:val="22"/>
                  <w:szCs w:val="22"/>
                </w:rPr>
                <w:t>另外，</w:t>
              </w:r>
            </w:ins>
            <w:ins w:id="220" w:author="kyx" w:date="2026-08-04T21:28:00Z" w16du:dateUtc="2026-08-04T13:28:00Z">
              <w:r w:rsidR="008D2B89">
                <w:rPr>
                  <w:rFonts w:ascii="微软雅黑 Light" w:eastAsia="微软雅黑 Light" w:hAnsi="微软雅黑 Light" w:hint="eastAsia"/>
                  <w:b/>
                  <w:sz w:val="22"/>
                  <w:szCs w:val="22"/>
                </w:rPr>
                <w:t>子系统</w:t>
              </w:r>
              <w:proofErr w:type="gramStart"/>
              <w:r w:rsidR="008D2B89">
                <w:rPr>
                  <w:rFonts w:ascii="微软雅黑 Light" w:eastAsia="微软雅黑 Light" w:hAnsi="微软雅黑 Light" w:hint="eastAsia"/>
                  <w:b/>
                  <w:sz w:val="22"/>
                  <w:szCs w:val="22"/>
                </w:rPr>
                <w:t>一</w:t>
              </w:r>
              <w:proofErr w:type="gramEnd"/>
              <w:r w:rsidR="008D2B89">
                <w:rPr>
                  <w:rFonts w:ascii="微软雅黑 Light" w:eastAsia="微软雅黑 Light" w:hAnsi="微软雅黑 Light" w:hint="eastAsia"/>
                  <w:b/>
                  <w:sz w:val="22"/>
                  <w:szCs w:val="22"/>
                </w:rPr>
                <w:t>输出的融合位置</w:t>
              </w:r>
            </w:ins>
            <w:proofErr w:type="spellStart"/>
            <w:ins w:id="221" w:author="kyx" w:date="2026-08-05T07:17:00Z" w16du:dateUtc="2026-08-04T23:17:00Z">
              <w:r w:rsidR="003160FC">
                <w:rPr>
                  <w:rFonts w:ascii="微软雅黑 Light" w:eastAsia="微软雅黑 Light" w:hAnsi="微软雅黑 Light" w:hint="eastAsia"/>
                  <w:b/>
                  <w:sz w:val="22"/>
                  <w:szCs w:val="22"/>
                </w:rPr>
                <w:t>IFusionLocation</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lat</w:t>
              </w:r>
              <w:proofErr w:type="spellEnd"/>
              <w:r w:rsidR="003160FC">
                <w:rPr>
                  <w:rFonts w:ascii="微软雅黑 Light" w:eastAsia="微软雅黑 Light" w:hAnsi="微软雅黑 Light" w:hint="eastAsia"/>
                  <w:b/>
                  <w:sz w:val="22"/>
                  <w:szCs w:val="22"/>
                </w:rPr>
                <w:t xml:space="preserve">, </w:t>
              </w:r>
              <w:proofErr w:type="spellStart"/>
              <w:r w:rsidR="003160FC">
                <w:rPr>
                  <w:rFonts w:ascii="微软雅黑 Light" w:eastAsia="微软雅黑 Light" w:hAnsi="微软雅黑 Light" w:hint="eastAsia"/>
                  <w:b/>
                  <w:sz w:val="22"/>
                  <w:szCs w:val="22"/>
                </w:rPr>
                <w:t>lon</w:t>
              </w:r>
              <w:proofErr w:type="spellEnd"/>
              <w:r w:rsidR="003160FC">
                <w:rPr>
                  <w:rFonts w:ascii="微软雅黑 Light" w:eastAsia="微软雅黑 Light" w:hAnsi="微软雅黑 Light" w:hint="eastAsia"/>
                  <w:b/>
                  <w:sz w:val="22"/>
                  <w:szCs w:val="22"/>
                </w:rPr>
                <w:t>, accuracy, timestamp, source('GPS'|'VPS'), heading}</w:t>
              </w:r>
            </w:ins>
            <w:ins w:id="222" w:author="kyx" w:date="2026-08-04T21:28:00Z" w16du:dateUtc="2026-08-04T13:28:00Z">
              <w:r w:rsidR="008D2B89">
                <w:rPr>
                  <w:rFonts w:ascii="微软雅黑 Light" w:eastAsia="微软雅黑 Light" w:hAnsi="微软雅黑 Light" w:hint="eastAsia"/>
                  <w:b/>
                  <w:sz w:val="22"/>
                  <w:szCs w:val="22"/>
                </w:rPr>
                <w:t>，</w:t>
              </w:r>
            </w:ins>
            <w:ins w:id="223" w:author="kyx" w:date="2026-08-05T07:17:00Z" w16du:dateUtc="2026-08-04T23:17:00Z">
              <w:r w:rsidR="003160FC">
                <w:rPr>
                  <w:rFonts w:ascii="微软雅黑 Light" w:eastAsia="微软雅黑 Light" w:hAnsi="微软雅黑 Light" w:hint="eastAsia"/>
                  <w:b/>
                  <w:sz w:val="22"/>
                  <w:szCs w:val="22"/>
                </w:rPr>
                <w:t>为何不直接用子系统</w:t>
              </w:r>
              <w:proofErr w:type="gramStart"/>
              <w:r w:rsidR="003160FC">
                <w:rPr>
                  <w:rFonts w:ascii="微软雅黑 Light" w:eastAsia="微软雅黑 Light" w:hAnsi="微软雅黑 Light" w:hint="eastAsia"/>
                  <w:b/>
                  <w:sz w:val="22"/>
                  <w:szCs w:val="22"/>
                </w:rPr>
                <w:t>一</w:t>
              </w:r>
              <w:proofErr w:type="gramEnd"/>
              <w:r w:rsidR="003160FC">
                <w:rPr>
                  <w:rFonts w:ascii="微软雅黑 Light" w:eastAsia="微软雅黑 Light" w:hAnsi="微软雅黑 Light" w:hint="eastAsia"/>
                  <w:b/>
                  <w:sz w:val="22"/>
                  <w:szCs w:val="22"/>
                </w:rPr>
                <w:t>的输出呢？</w:t>
              </w:r>
            </w:ins>
            <w:ins w:id="224" w:author="kyx" w:date="2026-08-05T07:19:00Z" w16du:dateUtc="2026-08-04T23:19:00Z">
              <w:r w:rsidR="003160FC">
                <w:rPr>
                  <w:rFonts w:ascii="微软雅黑 Light" w:eastAsia="微软雅黑 Light" w:hAnsi="微软雅黑 Light" w:hint="eastAsia"/>
                  <w:b/>
                  <w:sz w:val="22"/>
                  <w:szCs w:val="22"/>
                </w:rPr>
                <w:t>而是要分别监听</w:t>
              </w:r>
              <w:proofErr w:type="spellStart"/>
              <w:r w:rsidR="003160FC" w:rsidRPr="003160FC">
                <w:rPr>
                  <w:rFonts w:ascii="微软雅黑 Light" w:eastAsia="微软雅黑 Light" w:hAnsi="微软雅黑 Light" w:hint="eastAsia"/>
                  <w:b/>
                  <w:color w:val="0070C0"/>
                  <w:sz w:val="22"/>
                  <w:szCs w:val="22"/>
                </w:rPr>
                <w:t>gpsupdate</w:t>
              </w:r>
              <w:proofErr w:type="spellEnd"/>
              <w:r w:rsidR="003160FC">
                <w:rPr>
                  <w:rFonts w:ascii="微软雅黑 Light" w:eastAsia="微软雅黑 Light" w:hAnsi="微软雅黑 Light" w:hint="eastAsia"/>
                  <w:b/>
                  <w:color w:val="0070C0"/>
                  <w:sz w:val="22"/>
                  <w:szCs w:val="22"/>
                </w:rPr>
                <w:t>事件、</w:t>
              </w:r>
              <w:proofErr w:type="spellStart"/>
              <w:r w:rsidR="003160FC">
                <w:rPr>
                  <w:rFonts w:ascii="微软雅黑 Light" w:eastAsia="微软雅黑 Light" w:hAnsi="微软雅黑 Light" w:hint="eastAsia"/>
                  <w:b/>
                  <w:sz w:val="22"/>
                  <w:szCs w:val="22"/>
                </w:rPr>
                <w:t>compassChange`heading</w:t>
              </w:r>
              <w:proofErr w:type="spellEnd"/>
              <w:r w:rsidR="003160FC">
                <w:rPr>
                  <w:rFonts w:ascii="微软雅黑 Light" w:eastAsia="微软雅黑 Light" w:hAnsi="微软雅黑 Light" w:hint="eastAsia"/>
                  <w:b/>
                  <w:sz w:val="22"/>
                  <w:szCs w:val="22"/>
                </w:rPr>
                <w:t>事件？</w:t>
              </w:r>
            </w:ins>
          </w:p>
          <w:p w14:paraId="2C35ECDB" w14:textId="74792A35" w:rsidR="00500B3D" w:rsidRDefault="00500B3D">
            <w:pPr>
              <w:rPr>
                <w:ins w:id="225" w:author="kyx" w:date="2026-08-04T17:37:00Z" w16du:dateUtc="2026-08-04T09:37:00Z"/>
                <w:rFonts w:ascii="微软雅黑 Light" w:eastAsia="微软雅黑 Light" w:hAnsi="微软雅黑 Light" w:hint="eastAsia"/>
                <w:b/>
                <w:sz w:val="22"/>
                <w:szCs w:val="22"/>
              </w:rPr>
            </w:pPr>
            <w:ins w:id="226" w:author="kyx" w:date="2026-08-04T17:39:00Z" w16du:dateUtc="2026-08-04T09:39:00Z">
              <w:r>
                <w:rPr>
                  <w:rFonts w:ascii="微软雅黑 Light" w:eastAsia="微软雅黑 Light" w:hAnsi="微软雅黑 Light" w:hint="eastAsia"/>
                  <w:b/>
                  <w:sz w:val="22"/>
                  <w:szCs w:val="22"/>
                </w:rPr>
                <w:t>缓存的传感器数据，是指</w:t>
              </w:r>
            </w:ins>
            <w:ins w:id="227" w:author="kyx" w:date="2026-08-04T21:47:00Z" w16du:dateUtc="2026-08-04T13:47:00Z">
              <w:r w:rsidR="00845C30">
                <w:rPr>
                  <w:rFonts w:ascii="微软雅黑 Light" w:eastAsia="微软雅黑 Light" w:hAnsi="微软雅黑 Light" w:hint="eastAsia"/>
                  <w:b/>
                  <w:sz w:val="22"/>
                  <w:szCs w:val="22"/>
                </w:rPr>
                <w:t>IMU</w:t>
              </w:r>
            </w:ins>
            <w:ins w:id="228" w:author="kyx" w:date="2026-08-04T17:39:00Z" w16du:dateUtc="2026-08-04T09:39:00Z">
              <w:r>
                <w:rPr>
                  <w:rFonts w:ascii="微软雅黑 Light" w:eastAsia="微软雅黑 Light" w:hAnsi="微软雅黑 Light" w:hint="eastAsia"/>
                  <w:b/>
                  <w:sz w:val="22"/>
                  <w:szCs w:val="22"/>
                </w:rPr>
                <w:t>数据</w:t>
              </w:r>
            </w:ins>
            <w:ins w:id="229" w:author="kyx" w:date="2026-08-04T21:47:00Z" w16du:dateUtc="2026-08-04T13:47:00Z">
              <w:r w:rsidR="00845C30">
                <w:rPr>
                  <w:rFonts w:ascii="微软雅黑 Light" w:eastAsia="微软雅黑 Light" w:hAnsi="微软雅黑 Light" w:hint="eastAsia"/>
                  <w:b/>
                  <w:sz w:val="22"/>
                  <w:szCs w:val="22"/>
                </w:rPr>
                <w:t>么</w:t>
              </w:r>
            </w:ins>
            <w:ins w:id="230" w:author="kyx" w:date="2026-08-04T17:39:00Z" w16du:dateUtc="2026-08-04T09:39:00Z">
              <w:r>
                <w:rPr>
                  <w:rFonts w:ascii="微软雅黑 Light" w:eastAsia="微软雅黑 Light" w:hAnsi="微软雅黑 Light" w:hint="eastAsia"/>
                  <w:b/>
                  <w:sz w:val="22"/>
                  <w:szCs w:val="22"/>
                </w:rPr>
                <w:t>，与</w:t>
              </w:r>
            </w:ins>
            <w:ins w:id="231" w:author="kyx" w:date="2026-08-05T07:20:00Z" w16du:dateUtc="2026-08-04T23:20:00Z">
              <w:r w:rsidR="003160FC">
                <w:rPr>
                  <w:rFonts w:ascii="微软雅黑 Light" w:eastAsia="微软雅黑 Light" w:hAnsi="微软雅黑 Light" w:hint="eastAsia"/>
                  <w:b/>
                  <w:sz w:val="22"/>
                  <w:szCs w:val="22"/>
                </w:rPr>
                <w:t>WGS84经纬度、heading</w:t>
              </w:r>
            </w:ins>
            <w:ins w:id="232" w:author="kyx" w:date="2026-08-04T17:39:00Z" w16du:dateUtc="2026-08-04T09:39:00Z">
              <w:r>
                <w:rPr>
                  <w:rFonts w:ascii="微软雅黑 Light" w:eastAsia="微软雅黑 Light" w:hAnsi="微软雅黑 Light" w:hint="eastAsia"/>
                  <w:b/>
                  <w:sz w:val="22"/>
                  <w:szCs w:val="22"/>
                </w:rPr>
                <w:t>的关系是？</w:t>
              </w:r>
            </w:ins>
            <w:ins w:id="233" w:author="kyx" w:date="2026-08-04T21:48:00Z" w16du:dateUtc="2026-08-04T13:48:00Z">
              <w:r w:rsidR="00845C30">
                <w:rPr>
                  <w:rFonts w:ascii="微软雅黑 Light" w:eastAsia="微软雅黑 Light" w:hAnsi="微软雅黑 Light" w:hint="eastAsia"/>
                  <w:b/>
                  <w:sz w:val="22"/>
                  <w:szCs w:val="22"/>
                </w:rPr>
                <w:t>此处的</w:t>
              </w:r>
            </w:ins>
            <w:ins w:id="234" w:author="kyx" w:date="2026-08-04T20:30:00Z" w16du:dateUtc="2026-08-04T12:30:00Z">
              <w:r w:rsidR="0061213F">
                <w:rPr>
                  <w:rFonts w:ascii="微软雅黑 Light" w:eastAsia="微软雅黑 Light" w:hAnsi="微软雅黑 Light" w:hint="eastAsia"/>
                  <w:b/>
                  <w:sz w:val="22"/>
                  <w:szCs w:val="22"/>
                </w:rPr>
                <w:t>作用是？</w:t>
              </w:r>
            </w:ins>
            <w:ins w:id="235" w:author="kyx" w:date="2026-08-05T07:20:00Z" w16du:dateUtc="2026-08-04T23:20:00Z">
              <w:r w:rsidR="003160FC">
                <w:rPr>
                  <w:rFonts w:ascii="微软雅黑 Light" w:eastAsia="微软雅黑 Light" w:hAnsi="微软雅黑 Light" w:hint="eastAsia"/>
                  <w:b/>
                  <w:sz w:val="22"/>
                  <w:szCs w:val="22"/>
                </w:rPr>
                <w:t>（如果EKF模块不开启，</w:t>
              </w:r>
            </w:ins>
            <w:ins w:id="236" w:author="kyx" w:date="2026-08-05T07:21:00Z" w16du:dateUtc="2026-08-04T23:21:00Z">
              <w:r w:rsidR="003160FC">
                <w:rPr>
                  <w:rFonts w:ascii="微软雅黑 Light" w:eastAsia="微软雅黑 Light" w:hAnsi="微软雅黑 Light" w:hint="eastAsia"/>
                  <w:b/>
                  <w:sz w:val="22"/>
                  <w:szCs w:val="22"/>
                </w:rPr>
                <w:t>还有IMU数据么</w:t>
              </w:r>
            </w:ins>
            <w:ins w:id="237" w:author="kyx" w:date="2026-08-05T07:20:00Z" w16du:dateUtc="2026-08-04T23:20:00Z">
              <w:r w:rsidR="003160FC">
                <w:rPr>
                  <w:rFonts w:ascii="微软雅黑 Light" w:eastAsia="微软雅黑 Light" w:hAnsi="微软雅黑 Light" w:hint="eastAsia"/>
                  <w:b/>
                  <w:sz w:val="22"/>
                  <w:szCs w:val="22"/>
                </w:rPr>
                <w:t>）</w:t>
              </w:r>
            </w:ins>
          </w:p>
          <w:p>
            <w:pPr>
              <w:spacing w:before="60" w:after="60"/>
            </w:pPr>
            <w:ins w:id="2055" w:author="王鑫" w:date="2026-08-12T00:00:00Z">
              <w:r>
                <w:rPr>
                  <w:rFonts w:hint="eastAsia" w:ascii="微软雅黑 Light" w:hAnsi="微软雅黑 Light" w:eastAsia="微软雅黑 Light"/>
                  <w:b/>
                  <w:color w:val="C00000"/>
                  <w:sz w:val="21"/>
                  <w:szCs w:val="21"/>
                </w:rPr>
                <w:t xml:space="preserve">【答复】</w:t>
              </w:r>
            </w:ins>
            <w:ins w:id="2056" w:author="王鑫" w:date="2026-08-12T00:00:00Z">
              <w:r>
                <w:rPr>
                  <w:rFonts w:hint="eastAsia" w:ascii="微软雅黑 Light" w:hAnsi="微软雅黑 Light" w:eastAsia="微软雅黑 Light"/>
                  <w:color w:val="C00000"/>
                  <w:sz w:val="21"/>
                  <w:szCs w:val="21"/>
                </w:rPr>
                <w:t xml:space="preserve">文档中"同时缓存最新DeviceMotion/DeviceOrientation传感器数据（加速度、角速度、欧拉角）"所采集的数据即 IMU 数据：DeviceMotionEvent 提供加速度（acceleration, m/s²）与角速度（rotationRate, deg/s）（对应加速度计与陀螺仪），DeviceOrientationEvent 提供欧拉角（alpha/beta/gamma）（对应设备姿态）。这些均来自浏览器标准 Device Orientation Events API（MDN），与 GPS/heading 数据相互独立：GPS 提供低频绝对位置（约 1Hz），IMU 提供高频相对运动信息，两者在时间轴上互补。文档未明确说明 IMU 数据在此处的具体作用。此为推断：录制时缓存 IMU 数据是为了回放时能够完整还原运动状态——仅回放 GPS/heading 只能还原轨迹位置，配合 IMU 数据可以还原设备的姿态和瞬时运动，这对于 AR 应用的完整复现是必要的。关于"EKF 模块不开启时是否还有 IMU 数据"：文档未提及 EKF 模块与传感器数据的关系。IMU 数据来自浏览器硬件传感器 API（DeviceMotionEvent/DeviceOrientationEvent），与 EKF 模块是否开启无关——只要设备具备传感器硬件且浏览器暴露 API，即可获取 IMU 数据。EKF 模块的作用是对传感器数据进行融合滤波，不决定数据是否存在。发明人确认：录制 IMU 数据（DeviceMotion/DeviceOrientation）的用途有二——(1)回放时经 fakeSensorData() 注入子系统一 IMU 输入驱动 EKF（EKF 启用时）；(2)回放时复现设备姿态（欧拉角），配合 heading 还原观察方向。EKF 未启用时 IMU 数据仍可采集（浏览器传感器 API 独立于 EKF 模块），但回放注入的 sensorData 仅用于姿态复现。</w:t>
              </w:r>
            </w:ins>
          </w:p>
          <w:p w14:paraId="14C109D7" w14:textId="0B0D5FEB" w:rsidR="00500B3D" w:rsidRDefault="00845C30">
            <w:pPr>
              <w:rPr>
                <w:ins w:id="238" w:author="kyx" w:date="2026-08-04T17:36:00Z" w16du:dateUtc="2026-08-04T09:36:00Z"/>
                <w:rFonts w:ascii="微软雅黑 Light" w:eastAsia="微软雅黑 Light" w:hAnsi="微软雅黑 Light" w:hint="eastAsia"/>
                <w:b/>
                <w:sz w:val="22"/>
                <w:szCs w:val="22"/>
              </w:rPr>
            </w:pPr>
            <w:ins w:id="239" w:author="kyx" w:date="2026-08-04T21:48:00Z" w16du:dateUtc="2026-08-04T13:48:00Z">
              <w:r>
                <w:rPr>
                  <w:rFonts w:ascii="微软雅黑 Light" w:eastAsia="微软雅黑 Light" w:hAnsi="微软雅黑 Light" w:hint="eastAsia"/>
                  <w:b/>
                  <w:sz w:val="22"/>
                  <w:szCs w:val="22"/>
                </w:rPr>
                <w:t>Q1.3)</w:t>
              </w:r>
            </w:ins>
            <w:ins w:id="240" w:author="kyx" w:date="2026-08-04T17:40:00Z" w16du:dateUtc="2026-08-04T09:40:00Z">
              <w:r w:rsidR="00500B3D">
                <w:rPr>
                  <w:rFonts w:ascii="微软雅黑 Light" w:eastAsia="微软雅黑 Light" w:hAnsi="微软雅黑 Light" w:hint="eastAsia"/>
                  <w:b/>
                  <w:sz w:val="22"/>
                  <w:szCs w:val="22"/>
                </w:rPr>
                <w:t>录制系统的输出为文件，该文件包含什么信息？</w:t>
              </w:r>
            </w:ins>
          </w:p>
          <w:p>
            <w:pPr>
              <w:spacing w:before="60" w:after="60"/>
            </w:pPr>
            <w:ins w:id="2057" w:author="王鑫" w:date="2026-08-12T00:00:00Z">
              <w:r>
                <w:rPr>
                  <w:rFonts w:hint="eastAsia" w:ascii="微软雅黑 Light" w:hAnsi="微软雅黑 Light" w:eastAsia="微软雅黑 Light"/>
                  <w:b/>
                  <w:color w:val="C00000"/>
                  <w:sz w:val="21"/>
                  <w:szCs w:val="21"/>
                </w:rPr>
                <w:t xml:space="preserve">【答复】</w:t>
              </w:r>
            </w:ins>
            <w:ins w:id="2058" w:author="王鑫" w:date="2026-08-12T00:00:00Z">
              <w:r>
                <w:rPr>
                  <w:rFonts w:hint="eastAsia" w:ascii="微软雅黑 Light" w:hAnsi="微软雅黑 Light" w:eastAsia="微软雅黑 Light"/>
                  <w:color w:val="C00000"/>
                  <w:sz w:val="21"/>
                  <w:szCs w:val="21"/>
                </w:rPr>
                <w:t xml:space="preserve">录制系统的输出为 TrackRecord JSON 格式文件，可持久化至 LocalStorage 并支持文件导出。根据文档描述，该文件包含的信息为：每个录制采样点（采样间隔 1000ms）对应的 GCJ02 格式经纬度坐标、heading 航向角、DeviceMotion 传感器数据（加速度、角速度）和 DeviceOrientation 传感器数据（欧拉角），以及各数据点的时间戳。此为推断：文件还可能包含录制元数据（如录制起止时间、数据点数量、采样间隔），但文档未明确列出。</w:t>
              </w:r>
            </w:ins>
          </w:p>
          <w:p w14:paraId="3F835937" w14:textId="5965B4E9" w:rsidR="00E7477E" w:rsidRDefault="00500B3D">
            <w:pPr>
              <w:rPr>
                <w:ins w:id="241" w:author="kyx" w:date="2026-07-31T10:44:00Z" w16du:dateUtc="2026-07-31T02:44:00Z"/>
                <w:rFonts w:ascii="微软雅黑 Light" w:eastAsia="微软雅黑 Light" w:hAnsi="微软雅黑 Light" w:hint="eastAsia"/>
                <w:b/>
                <w:sz w:val="22"/>
                <w:szCs w:val="22"/>
              </w:rPr>
            </w:pPr>
            <w:ins w:id="242" w:author="kyx" w:date="2026-08-04T17:40:00Z" w16du:dateUtc="2026-08-04T09:40:00Z">
              <w:r>
                <w:rPr>
                  <w:rFonts w:ascii="微软雅黑 Light" w:eastAsia="微软雅黑 Light" w:hAnsi="微软雅黑 Light" w:hint="eastAsia"/>
                  <w:b/>
                  <w:sz w:val="22"/>
                  <w:szCs w:val="22"/>
                </w:rPr>
                <w:t>Q2：</w:t>
              </w:r>
            </w:ins>
            <w:ins w:id="243" w:author="kyx" w:date="2026-07-31T10:42:00Z" w16du:dateUtc="2026-07-31T02:42:00Z">
              <w:r w:rsidR="00E7477E">
                <w:rPr>
                  <w:rFonts w:ascii="微软雅黑 Light" w:eastAsia="微软雅黑 Light" w:hAnsi="微软雅黑 Light" w:hint="eastAsia"/>
                  <w:b/>
                  <w:sz w:val="22"/>
                  <w:szCs w:val="22"/>
                </w:rPr>
                <w:t>回放系统的作用</w:t>
              </w:r>
            </w:ins>
            <w:ins w:id="244" w:author="kyx" w:date="2026-08-04T17:40:00Z" w16du:dateUtc="2026-08-04T09:40:00Z">
              <w:r>
                <w:rPr>
                  <w:rFonts w:ascii="微软雅黑 Light" w:eastAsia="微软雅黑 Light" w:hAnsi="微软雅黑 Light" w:hint="eastAsia"/>
                  <w:b/>
                  <w:sz w:val="22"/>
                  <w:szCs w:val="22"/>
                </w:rPr>
                <w:t>是播放录制系统生成的文件？</w:t>
              </w:r>
            </w:ins>
            <w:ins w:id="245" w:author="kyx" w:date="2026-08-04T17:41:00Z" w16du:dateUtc="2026-08-04T09:41:00Z">
              <w:r w:rsidR="00375E7B">
                <w:rPr>
                  <w:rFonts w:ascii="微软雅黑 Light" w:eastAsia="微软雅黑 Light" w:hAnsi="微软雅黑 Light" w:hint="eastAsia"/>
                  <w:b/>
                  <w:sz w:val="22"/>
                  <w:szCs w:val="22"/>
                </w:rPr>
                <w:t>呈现的</w:t>
              </w:r>
            </w:ins>
            <w:ins w:id="246" w:author="kyx" w:date="2026-08-04T17:40:00Z" w16du:dateUtc="2026-08-04T09:40:00Z">
              <w:r>
                <w:rPr>
                  <w:rFonts w:ascii="微软雅黑 Light" w:eastAsia="微软雅黑 Light" w:hAnsi="微软雅黑 Light" w:hint="eastAsia"/>
                  <w:b/>
                  <w:sz w:val="22"/>
                  <w:szCs w:val="22"/>
                </w:rPr>
                <w:t>效果是</w:t>
              </w:r>
            </w:ins>
            <w:ins w:id="247" w:author="kyx" w:date="2026-08-04T17:41:00Z" w16du:dateUtc="2026-08-04T09:41:00Z">
              <w:r w:rsidR="00375E7B">
                <w:rPr>
                  <w:rFonts w:ascii="微软雅黑 Light" w:eastAsia="微软雅黑 Light" w:hAnsi="微软雅黑 Light" w:hint="eastAsia"/>
                  <w:b/>
                  <w:sz w:val="22"/>
                  <w:szCs w:val="22"/>
                </w:rPr>
                <w:t>（比如类似视频还是数据曲线之类）？能否给个回放画面截图便于理解？</w:t>
              </w:r>
            </w:ins>
          </w:p>
          <w:p>
            <w:pPr>
              <w:spacing w:before="60" w:after="60"/>
            </w:pPr>
            <w:ins w:id="2059" w:author="王鑫" w:date="2026-08-12T00:00:00Z">
              <w:r>
                <w:rPr>
                  <w:rFonts w:hint="eastAsia" w:ascii="微软雅黑 Light" w:hAnsi="微软雅黑 Light" w:eastAsia="微软雅黑 Light"/>
                  <w:b/>
                  <w:color w:val="C00000"/>
                  <w:sz w:val="21"/>
                  <w:szCs w:val="21"/>
                </w:rPr>
                <w:t xml:space="preserve">【答复】</w:t>
              </w:r>
            </w:ins>
            <w:ins w:id="2060" w:author="王鑫" w:date="2026-08-12T00:00:00Z">
              <w:r>
                <w:rPr>
                  <w:rFonts w:hint="eastAsia" w:ascii="微软雅黑 Light" w:hAnsi="微软雅黑 Light" w:eastAsia="微软雅黑 Light"/>
                  <w:color w:val="C00000"/>
                  <w:sz w:val="21"/>
                  <w:szCs w:val="21"/>
                </w:rPr>
                <w:t xml:space="preserve">回放系统的作用是加载录制的 TrackRecord JSON 轨迹文件，按 1000ms 间隔顺序遍历轨迹点，将每个点的 GCJ02 坐标还原为 WGS84 后通过 fakeGps() 方法注入 GlobalXrManager，从而驱动整个定位链路（GlobalXrManager→FusionLocationManager→子系统三）按照录制的轨迹数据运行。呈现的效果是数据驱动的仿真回放，而非视频播放——回放的是位置/姿态/传感器数据流，表现为 AR 应用中的虚拟对象按照录制轨迹移动。文档未提供回放画面截图；作为技术交底书的答疑，无法自行生成截图，该需求需向发明人提出。</w:t>
              </w:r>
            </w:ins>
          </w:p>
          <w:p w14:paraId="45F1563C" w14:textId="54451482" w:rsidR="00E7477E" w:rsidRDefault="00E7477E">
            <w:pPr>
              <w:rPr>
                <w:ins w:id="248" w:author="kyx" w:date="2026-07-31T10:43:00Z" w16du:dateUtc="2026-07-31T02:43:00Z"/>
                <w:rFonts w:ascii="微软雅黑 Light" w:eastAsia="微软雅黑 Light" w:hAnsi="微软雅黑 Light" w:hint="eastAsia"/>
                <w:b/>
                <w:sz w:val="22"/>
                <w:szCs w:val="22"/>
              </w:rPr>
            </w:pPr>
            <w:ins w:id="249" w:author="kyx" w:date="2026-07-31T10:44:00Z" w16du:dateUtc="2026-07-31T02:44:00Z">
              <w:r>
                <w:rPr>
                  <w:rFonts w:ascii="微软雅黑 Light" w:eastAsia="微软雅黑 Light" w:hAnsi="微软雅黑 Light" w:hint="eastAsia"/>
                  <w:b/>
                  <w:sz w:val="22"/>
                  <w:szCs w:val="22"/>
                </w:rPr>
                <w:t>Q</w:t>
              </w:r>
            </w:ins>
            <w:ins w:id="250" w:author="kyx" w:date="2026-08-04T17:41:00Z" w16du:dateUtc="2026-08-04T09:41:00Z">
              <w:r w:rsidR="00500B3D">
                <w:rPr>
                  <w:rFonts w:ascii="微软雅黑 Light" w:eastAsia="微软雅黑 Light" w:hAnsi="微软雅黑 Light" w:hint="eastAsia"/>
                  <w:b/>
                  <w:sz w:val="22"/>
                  <w:szCs w:val="22"/>
                </w:rPr>
                <w:t>3</w:t>
              </w:r>
            </w:ins>
            <w:ins w:id="251" w:author="kyx" w:date="2026-07-31T10:44:00Z" w16du:dateUtc="2026-07-31T02:44:00Z">
              <w:r>
                <w:rPr>
                  <w:rFonts w:ascii="微软雅黑 Light" w:eastAsia="微软雅黑 Light" w:hAnsi="微软雅黑 Light" w:hint="eastAsia"/>
                  <w:b/>
                  <w:sz w:val="22"/>
                  <w:szCs w:val="22"/>
                </w:rPr>
                <w:t>，录制系统和回放系统</w:t>
              </w:r>
            </w:ins>
            <w:ins w:id="252" w:author="kyx" w:date="2026-08-04T17:34:00Z" w16du:dateUtc="2026-08-04T09:34:00Z">
              <w:r w:rsidR="00500B3D">
                <w:rPr>
                  <w:rFonts w:ascii="微软雅黑 Light" w:eastAsia="微软雅黑 Light" w:hAnsi="微软雅黑 Light" w:hint="eastAsia"/>
                  <w:b/>
                  <w:sz w:val="22"/>
                  <w:szCs w:val="22"/>
                </w:rPr>
                <w:t>是否对</w:t>
              </w:r>
            </w:ins>
            <w:ins w:id="253" w:author="kyx" w:date="2026-07-31T10:43:00Z" w16du:dateUtc="2026-07-31T02:43:00Z">
              <w:r>
                <w:rPr>
                  <w:rFonts w:ascii="微软雅黑 Light" w:eastAsia="微软雅黑 Light" w:hAnsi="微软雅黑 Light" w:hint="eastAsia"/>
                  <w:b/>
                  <w:sz w:val="22"/>
                  <w:szCs w:val="22"/>
                </w:rPr>
                <w:t>高精度定位</w:t>
              </w:r>
            </w:ins>
            <w:ins w:id="254" w:author="kyx" w:date="2026-08-04T17:34:00Z" w16du:dateUtc="2026-08-04T09:34:00Z">
              <w:r w:rsidR="00500B3D">
                <w:rPr>
                  <w:rFonts w:ascii="微软雅黑 Light" w:eastAsia="微软雅黑 Light" w:hAnsi="微软雅黑 Light" w:hint="eastAsia"/>
                  <w:b/>
                  <w:sz w:val="22"/>
                  <w:szCs w:val="22"/>
                </w:rPr>
                <w:t>有</w:t>
              </w:r>
            </w:ins>
            <w:ins w:id="255" w:author="kyx" w:date="2026-07-31T10:43:00Z" w16du:dateUtc="2026-07-31T02:43:00Z">
              <w:r>
                <w:rPr>
                  <w:rFonts w:ascii="微软雅黑 Light" w:eastAsia="微软雅黑 Light" w:hAnsi="微软雅黑 Light" w:hint="eastAsia"/>
                  <w:b/>
                  <w:sz w:val="22"/>
                  <w:szCs w:val="22"/>
                </w:rPr>
                <w:t>影响？</w:t>
              </w:r>
            </w:ins>
            <w:ins w:id="256" w:author="kyx" w:date="2026-08-04T17:34:00Z" w16du:dateUtc="2026-08-04T09:34:00Z">
              <w:r w:rsidR="00500B3D">
                <w:rPr>
                  <w:rFonts w:ascii="微软雅黑 Light" w:eastAsia="微软雅黑 Light" w:hAnsi="微软雅黑 Light" w:hint="eastAsia"/>
                  <w:b/>
                  <w:sz w:val="22"/>
                  <w:szCs w:val="22"/>
                </w:rPr>
                <w:t>与常规用户相关么，</w:t>
              </w:r>
            </w:ins>
            <w:ins w:id="257" w:author="kyx" w:date="2026-07-31T10:44:00Z" w16du:dateUtc="2026-07-31T02:44:00Z">
              <w:r>
                <w:rPr>
                  <w:rFonts w:ascii="微软雅黑 Light" w:eastAsia="微软雅黑 Light" w:hAnsi="微软雅黑 Light" w:hint="eastAsia"/>
                  <w:b/>
                  <w:sz w:val="22"/>
                  <w:szCs w:val="22"/>
                </w:rPr>
                <w:t>比如</w:t>
              </w:r>
            </w:ins>
            <w:ins w:id="258" w:author="kyx" w:date="2026-08-04T17:34:00Z" w16du:dateUtc="2026-08-04T09:34:00Z">
              <w:r w:rsidR="00500B3D">
                <w:rPr>
                  <w:rFonts w:ascii="微软雅黑 Light" w:eastAsia="微软雅黑 Light" w:hAnsi="微软雅黑 Light" w:hint="eastAsia"/>
                  <w:b/>
                  <w:sz w:val="22"/>
                  <w:szCs w:val="22"/>
                </w:rPr>
                <w:t>常规</w:t>
              </w:r>
            </w:ins>
            <w:ins w:id="259" w:author="kyx" w:date="2026-08-02T16:53:00Z" w16du:dateUtc="2026-08-02T08:53:00Z">
              <w:r w:rsidR="00B9368F">
                <w:rPr>
                  <w:rFonts w:ascii="微软雅黑 Light" w:eastAsia="微软雅黑 Light" w:hAnsi="微软雅黑 Light" w:hint="eastAsia"/>
                  <w:b/>
                  <w:sz w:val="22"/>
                  <w:szCs w:val="22"/>
                </w:rPr>
                <w:t>用户</w:t>
              </w:r>
            </w:ins>
            <w:ins w:id="260" w:author="kyx" w:date="2026-07-31T10:44:00Z" w16du:dateUtc="2026-07-31T02:44:00Z">
              <w:r>
                <w:rPr>
                  <w:rFonts w:ascii="微软雅黑 Light" w:eastAsia="微软雅黑 Light" w:hAnsi="微软雅黑 Light" w:hint="eastAsia"/>
                  <w:b/>
                  <w:sz w:val="22"/>
                  <w:szCs w:val="22"/>
                </w:rPr>
                <w:t>在10:00~11:00一直处于AR找房阶段，此阶段始终进行高精度定位，那么录制系统和回放系统，</w:t>
              </w:r>
            </w:ins>
            <w:ins w:id="261" w:author="kyx" w:date="2026-08-04T17:34:00Z" w16du:dateUtc="2026-08-04T09:34:00Z">
              <w:r w:rsidR="00500B3D">
                <w:rPr>
                  <w:rFonts w:ascii="微软雅黑 Light" w:eastAsia="微软雅黑 Light" w:hAnsi="微软雅黑 Light" w:hint="eastAsia"/>
                  <w:b/>
                  <w:sz w:val="22"/>
                  <w:szCs w:val="22"/>
                </w:rPr>
                <w:t>会</w:t>
              </w:r>
            </w:ins>
            <w:ins w:id="262" w:author="kyx" w:date="2026-07-31T10:45:00Z" w16du:dateUtc="2026-07-31T02:45:00Z">
              <w:r>
                <w:rPr>
                  <w:rFonts w:ascii="微软雅黑 Light" w:eastAsia="微软雅黑 Light" w:hAnsi="微软雅黑 Light" w:hint="eastAsia"/>
                  <w:b/>
                  <w:sz w:val="22"/>
                  <w:szCs w:val="22"/>
                </w:rPr>
                <w:t xml:space="preserve">受上述时间段的约束么？还是录制系统在10:00~11:00始终录制，or有人在此期间点录制才开始录制？ </w:t>
              </w:r>
            </w:ins>
          </w:p>
          <w:p>
            <w:pPr>
              <w:spacing w:before="60" w:after="60"/>
            </w:pPr>
            <w:ins w:id="2061" w:author="王鑫" w:date="2026-08-12T00:00:00Z">
              <w:r>
                <w:rPr>
                  <w:rFonts w:hint="eastAsia" w:ascii="微软雅黑 Light" w:hAnsi="微软雅黑 Light" w:eastAsia="微软雅黑 Light"/>
                  <w:b/>
                  <w:color w:val="C00000"/>
                  <w:sz w:val="21"/>
                  <w:szCs w:val="21"/>
                </w:rPr>
                <w:t xml:space="preserve">【答复】</w:t>
              </w:r>
            </w:ins>
            <w:ins w:id="2062" w:author="王鑫" w:date="2026-08-12T00:00:00Z">
              <w:r>
                <w:rPr>
                  <w:rFonts w:hint="eastAsia" w:ascii="微软雅黑 Light" w:hAnsi="微软雅黑 Light" w:eastAsia="微软雅黑 Light"/>
                  <w:color w:val="C00000"/>
                  <w:sz w:val="21"/>
                  <w:szCs w:val="21"/>
                </w:rPr>
                <w:t xml:space="preserve">根据文档，录制系统采用手动触发机制："用户通过TrackRecorderUI界面点击'开始录制'按钮，调用useTrackRecorder Hook的startRecording()启动"，因此在 10:00~11:00 这个时间段内，录制系统不会自动运行，只有在有人（文档明确为"开发人员在真实物理环境中启动录制"）主动点击开始录制按钮后才会录制。录制系统是独立的开发/测试工具，记录的是 GPS/传感器数据流，不影响高精度定位模块（子系统一）本身的运行。回放系统更是在实验室离线环境下运行，完全不影响正常用户。对于常规用户（非开发人员），录制和回放系统不可见也不参与其使用流程。发明人确认：TrackRecorderUI 为仅供开发人员使用的调试面板，常规用户端不包含此功能。</w:t>
              </w:r>
            </w:ins>
          </w:p>
          <w:p w14:paraId="0806EF88" w14:textId="7E5096AD" w:rsidR="0092509F" w:rsidRDefault="00E7477E">
            <w:pPr>
              <w:rPr>
                <w:ins w:id="263" w:author="kyx" w:date="2026-08-04T18:01:00Z" w16du:dateUtc="2026-08-04T10:01:00Z"/>
                <w:rFonts w:ascii="微软雅黑 Light" w:eastAsia="微软雅黑 Light" w:hAnsi="微软雅黑 Light" w:hint="eastAsia"/>
                <w:b/>
                <w:sz w:val="22"/>
                <w:szCs w:val="22"/>
              </w:rPr>
            </w:pPr>
            <w:ins w:id="264" w:author="kyx" w:date="2026-07-31T10:47:00Z" w16du:dateUtc="2026-07-31T02:47:00Z">
              <w:r>
                <w:rPr>
                  <w:rFonts w:ascii="微软雅黑 Light" w:eastAsia="微软雅黑 Light" w:hAnsi="微软雅黑 Light" w:hint="eastAsia"/>
                  <w:b/>
                  <w:sz w:val="22"/>
                  <w:szCs w:val="22"/>
                </w:rPr>
                <w:t>Q</w:t>
              </w:r>
            </w:ins>
            <w:ins w:id="265" w:author="kyx" w:date="2026-08-04T20:19:00Z" w16du:dateUtc="2026-08-04T12:19:00Z">
              <w:r w:rsidR="004C00E6">
                <w:rPr>
                  <w:rFonts w:ascii="微软雅黑 Light" w:eastAsia="微软雅黑 Light" w:hAnsi="微软雅黑 Light" w:hint="eastAsia"/>
                  <w:b/>
                  <w:sz w:val="22"/>
                  <w:szCs w:val="22"/>
                </w:rPr>
                <w:t>4</w:t>
              </w:r>
            </w:ins>
            <w:ins w:id="266" w:author="kyx" w:date="2026-07-31T10:47:00Z" w16du:dateUtc="2026-07-31T02:47:00Z">
              <w:r>
                <w:rPr>
                  <w:rFonts w:ascii="微软雅黑 Light" w:eastAsia="微软雅黑 Light" w:hAnsi="微软雅黑 Light" w:hint="eastAsia"/>
                  <w:b/>
                  <w:sz w:val="22"/>
                  <w:szCs w:val="22"/>
                </w:rPr>
                <w:t>，</w:t>
              </w:r>
            </w:ins>
            <w:ins w:id="267" w:author="kyx" w:date="2026-07-31T10:48:00Z" w16du:dateUtc="2026-07-31T02:48:00Z">
              <w:r>
                <w:rPr>
                  <w:rFonts w:ascii="微软雅黑 Light" w:eastAsia="微软雅黑 Light" w:hAnsi="微软雅黑 Light" w:hint="eastAsia"/>
                  <w:b/>
                  <w:sz w:val="22"/>
                  <w:szCs w:val="22"/>
                </w:rPr>
                <w:t>附图中</w:t>
              </w:r>
              <w:proofErr w:type="spellStart"/>
              <w:r>
                <w:rPr>
                  <w:rFonts w:ascii="微软雅黑 Light" w:eastAsia="微软雅黑 Light" w:hAnsi="微软雅黑 Light" w:hint="eastAsia"/>
                  <w:b/>
                  <w:sz w:val="22"/>
                  <w:szCs w:val="22"/>
                </w:rPr>
                <w:t>TrackRecorderUI</w:t>
              </w:r>
            </w:ins>
            <w:proofErr w:type="spellEnd"/>
            <w:ins w:id="268" w:author="kyx" w:date="2026-08-04T17:57:00Z" w16du:dateUtc="2026-08-04T09:57:00Z">
              <w:r w:rsidR="0092509F">
                <w:rPr>
                  <w:rFonts w:ascii="微软雅黑 Light" w:eastAsia="微软雅黑 Light" w:hAnsi="微软雅黑 Light" w:hint="eastAsia"/>
                  <w:b/>
                  <w:sz w:val="22"/>
                  <w:szCs w:val="22"/>
                </w:rPr>
                <w:t>（</w:t>
              </w:r>
              <w:r w:rsidR="0092509F" w:rsidRPr="0092509F">
                <w:rPr>
                  <w:rFonts w:ascii="微软雅黑 Light" w:eastAsia="微软雅黑 Light" w:hAnsi="微软雅黑 Light" w:hint="eastAsia"/>
                  <w:b/>
                  <w:sz w:val="22"/>
                  <w:szCs w:val="22"/>
                </w:rPr>
                <w:t>轨迹录制界面</w:t>
              </w:r>
              <w:r w:rsidR="0092509F">
                <w:rPr>
                  <w:rFonts w:ascii="微软雅黑 Light" w:eastAsia="微软雅黑 Light" w:hAnsi="微软雅黑 Light" w:hint="eastAsia"/>
                  <w:b/>
                  <w:sz w:val="22"/>
                  <w:szCs w:val="22"/>
                </w:rPr>
                <w:t>？）</w:t>
              </w:r>
            </w:ins>
            <w:ins w:id="269"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useTrackRecorder</w:t>
              </w:r>
            </w:ins>
            <w:proofErr w:type="spellEnd"/>
            <w:ins w:id="270" w:author="kyx" w:date="2026-08-04T17:57:00Z" w16du:dateUtc="2026-08-04T09:57:00Z">
              <w:r w:rsidR="0092509F">
                <w:rPr>
                  <w:rFonts w:ascii="微软雅黑 Light" w:eastAsia="微软雅黑 Light" w:hAnsi="微软雅黑 Light" w:hint="eastAsia"/>
                  <w:b/>
                  <w:sz w:val="22"/>
                  <w:szCs w:val="22"/>
                </w:rPr>
                <w:t>（</w:t>
              </w:r>
            </w:ins>
            <w:ins w:id="271" w:author="kyx" w:date="2026-08-04T17:57:00Z">
              <w:r w:rsidR="0092509F" w:rsidRPr="0092509F">
                <w:rPr>
                  <w:rFonts w:ascii="微软雅黑 Light" w:eastAsia="微软雅黑 Light" w:hAnsi="微软雅黑 Light" w:hint="eastAsia"/>
                  <w:b/>
                  <w:sz w:val="22"/>
                  <w:szCs w:val="22"/>
                </w:rPr>
                <w:t>轨迹录制</w:t>
              </w:r>
            </w:ins>
            <w:ins w:id="272" w:author="kyx" w:date="2026-08-04T17:57:00Z" w16du:dateUtc="2026-08-04T09:57:00Z">
              <w:r w:rsidR="0092509F">
                <w:rPr>
                  <w:rFonts w:ascii="微软雅黑 Light" w:eastAsia="微软雅黑 Light" w:hAnsi="微软雅黑 Light" w:hint="eastAsia"/>
                  <w:b/>
                  <w:sz w:val="22"/>
                  <w:szCs w:val="22"/>
                </w:rPr>
                <w:t>？）</w:t>
              </w:r>
            </w:ins>
            <w:ins w:id="273" w:author="kyx" w:date="2026-07-31T10:48:00Z" w16du:dateUtc="2026-07-31T02:48: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GlobalXrManager</w:t>
              </w:r>
            </w:ins>
            <w:proofErr w:type="spellEnd"/>
            <w:ins w:id="274" w:author="kyx" w:date="2026-08-04T17:57:00Z" w16du:dateUtc="2026-08-04T09:57:00Z">
              <w:r w:rsidR="0092509F">
                <w:rPr>
                  <w:rFonts w:ascii="微软雅黑 Light" w:eastAsia="微软雅黑 Light" w:hAnsi="微软雅黑 Light" w:hint="eastAsia"/>
                  <w:b/>
                  <w:sz w:val="22"/>
                  <w:szCs w:val="22"/>
                </w:rPr>
                <w:t>（全局</w:t>
              </w:r>
            </w:ins>
            <w:ins w:id="275" w:author="kyx" w:date="2026-08-04T17:58:00Z" w16du:dateUtc="2026-08-04T09:58:00Z">
              <w:r w:rsidR="0092509F">
                <w:rPr>
                  <w:rFonts w:ascii="微软雅黑 Light" w:eastAsia="微软雅黑 Light" w:hAnsi="微软雅黑 Light" w:hint="eastAsia"/>
                  <w:b/>
                  <w:sz w:val="22"/>
                  <w:szCs w:val="22"/>
                </w:rPr>
                <w:t>扩展现实管理器？</w:t>
              </w:r>
            </w:ins>
            <w:ins w:id="276" w:author="kyx" w:date="2026-08-04T17:57:00Z" w16du:dateUtc="2026-08-04T09:57:00Z">
              <w:r w:rsidR="0092509F">
                <w:rPr>
                  <w:rFonts w:ascii="微软雅黑 Light" w:eastAsia="微软雅黑 Light" w:hAnsi="微软雅黑 Light" w:hint="eastAsia"/>
                  <w:b/>
                  <w:sz w:val="22"/>
                  <w:szCs w:val="22"/>
                </w:rPr>
                <w:t>）</w:t>
              </w:r>
            </w:ins>
            <w:ins w:id="277" w:author="kyx" w:date="2026-07-31T10:48:00Z" w16du:dateUtc="2026-07-31T02:48:00Z">
              <w:r>
                <w:rPr>
                  <w:rFonts w:ascii="微软雅黑 Light" w:eastAsia="微软雅黑 Light" w:hAnsi="微软雅黑 Light" w:hint="eastAsia"/>
                  <w:b/>
                  <w:sz w:val="22"/>
                  <w:szCs w:val="22"/>
                </w:rPr>
                <w:t>、</w:t>
              </w:r>
            </w:ins>
            <w:proofErr w:type="spellStart"/>
            <w:ins w:id="278" w:author="kyx" w:date="2026-07-31T10:49:00Z" w16du:dateUtc="2026-07-31T02:49:00Z">
              <w:r>
                <w:rPr>
                  <w:rFonts w:ascii="微软雅黑 Light" w:eastAsia="微软雅黑 Light" w:hAnsi="微软雅黑 Light" w:hint="eastAsia"/>
                  <w:b/>
                  <w:sz w:val="22"/>
                  <w:szCs w:val="22"/>
                </w:rPr>
                <w:t>DataSimulation</w:t>
              </w:r>
            </w:ins>
            <w:proofErr w:type="spellEnd"/>
            <w:ins w:id="279" w:author="kyx" w:date="2026-08-04T17:58:00Z" w16du:dateUtc="2026-08-04T09:58:00Z">
              <w:r w:rsidR="0092509F">
                <w:rPr>
                  <w:rFonts w:ascii="微软雅黑 Light" w:eastAsia="微软雅黑 Light" w:hAnsi="微软雅黑 Light" w:hint="eastAsia"/>
                  <w:b/>
                  <w:sz w:val="22"/>
                  <w:szCs w:val="22"/>
                </w:rPr>
                <w:t>（数据模拟单元？）</w:t>
              </w:r>
            </w:ins>
            <w:ins w:id="280" w:author="kyx" w:date="2026-07-31T10:49:00Z" w16du:dateUtc="2026-07-31T02:49:00Z">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FusionLocationManager</w:t>
              </w:r>
            </w:ins>
            <w:proofErr w:type="spellEnd"/>
            <w:ins w:id="281" w:author="kyx" w:date="2026-08-04T17:58:00Z" w16du:dateUtc="2026-08-04T09:58:00Z">
              <w:r w:rsidR="0092509F">
                <w:rPr>
                  <w:rFonts w:ascii="微软雅黑 Light" w:eastAsia="微软雅黑 Light" w:hAnsi="微软雅黑 Light" w:hint="eastAsia"/>
                  <w:b/>
                  <w:sz w:val="22"/>
                  <w:szCs w:val="22"/>
                </w:rPr>
                <w:t>（融合定位管理器？）</w:t>
              </w:r>
            </w:ins>
            <w:ins w:id="282" w:author="kyx" w:date="2026-07-31T10:49:00Z" w16du:dateUtc="2026-07-31T02:49:00Z">
              <w:r>
                <w:rPr>
                  <w:rFonts w:ascii="微软雅黑 Light" w:eastAsia="微软雅黑 Light" w:hAnsi="微软雅黑 Light" w:hint="eastAsia"/>
                  <w:b/>
                  <w:sz w:val="22"/>
                  <w:szCs w:val="22"/>
                </w:rPr>
                <w:t>都是</w:t>
              </w:r>
            </w:ins>
            <w:ins w:id="283" w:author="kyx" w:date="2026-07-31T10:57:00Z" w16du:dateUtc="2026-07-31T02:57:00Z">
              <w:r w:rsidR="00BB4B95">
                <w:rPr>
                  <w:rFonts w:ascii="微软雅黑 Light" w:eastAsia="微软雅黑 Light" w:hAnsi="微软雅黑 Light" w:hint="eastAsia"/>
                  <w:b/>
                  <w:sz w:val="22"/>
                  <w:szCs w:val="22"/>
                </w:rPr>
                <w:t>我们自定义的软件模块</w:t>
              </w:r>
            </w:ins>
            <w:ins w:id="284" w:author="kyx" w:date="2026-07-31T10:49:00Z" w16du:dateUtc="2026-07-31T02:49:00Z">
              <w:r>
                <w:rPr>
                  <w:rFonts w:ascii="微软雅黑 Light" w:eastAsia="微软雅黑 Light" w:hAnsi="微软雅黑 Light" w:hint="eastAsia"/>
                  <w:b/>
                  <w:sz w:val="22"/>
                  <w:szCs w:val="22"/>
                </w:rPr>
                <w:t>么，</w:t>
              </w:r>
            </w:ins>
            <w:ins w:id="285" w:author="kyx" w:date="2026-08-04T20:20:00Z" w16du:dateUtc="2026-08-04T12:20:00Z">
              <w:r w:rsidR="004C00E6">
                <w:rPr>
                  <w:rFonts w:ascii="微软雅黑 Light" w:eastAsia="微软雅黑 Light" w:hAnsi="微软雅黑 Light" w:hint="eastAsia"/>
                  <w:b/>
                  <w:sz w:val="22"/>
                  <w:szCs w:val="22"/>
                </w:rPr>
                <w:t>简要概述</w:t>
              </w:r>
            </w:ins>
            <w:ins w:id="286" w:author="kyx" w:date="2026-07-31T10:49:00Z" w16du:dateUtc="2026-07-31T02:49:00Z">
              <w:r>
                <w:rPr>
                  <w:rFonts w:ascii="微软雅黑 Light" w:eastAsia="微软雅黑 Light" w:hAnsi="微软雅黑 Light" w:hint="eastAsia"/>
                  <w:b/>
                  <w:sz w:val="22"/>
                  <w:szCs w:val="22"/>
                </w:rPr>
                <w:t>各自的作用是？</w:t>
              </w:r>
            </w:ins>
          </w:p>
          <w:p>
            <w:pPr>
              <w:spacing w:before="60" w:after="60"/>
            </w:pPr>
            <w:ins w:id="2063" w:author="王鑫" w:date="2026-08-12T00:00:00Z">
              <w:r>
                <w:rPr>
                  <w:rFonts w:hint="eastAsia" w:ascii="微软雅黑 Light" w:hAnsi="微软雅黑 Light" w:eastAsia="微软雅黑 Light"/>
                  <w:b/>
                  <w:color w:val="C00000"/>
                  <w:sz w:val="21"/>
                  <w:szCs w:val="21"/>
                </w:rPr>
                <w:t xml:space="preserve">【答复】</w:t>
              </w:r>
            </w:ins>
            <w:ins w:id="2064" w:author="王鑫" w:date="2026-08-12T00:00:00Z">
              <w:r>
                <w:rPr>
                  <w:rFonts w:hint="eastAsia" w:ascii="微软雅黑 Light" w:hAnsi="微软雅黑 Light" w:eastAsia="微软雅黑 Light"/>
                  <w:color w:val="C00000"/>
                  <w:sz w:val="21"/>
                  <w:szCs w:val="21"/>
                </w:rPr>
                <w:t xml:space="preserve">根据文档描述，这些均为方案自定义的软件模块，各自作用如下：
(a) **TrackRecorderUI**——子系统二，轨迹录制的用户界面组件，提供"开始录制"按钮等交互控件，供开发人员操作；
(b) **useTrackRecorder**——子系统二，一个 React Hook（自定义 Hook），负责录制核心逻辑：启动/停止录制定时器、监听 gpsupdate/compassChange 事件、缓存传感器数据、执行坐标转换、封装并持久化 TrackRecord JSON；
(c) **GlobalXrManager**——从文档语境推断为跨越子系统一和子系统二的公共基础设施模块（"全局扩展现实管理器"），作用是作为 GPS/定位数据的事件总线——统一管理 gpsupdate 和 compassChange 自定义事件的派发，并提供 fakeGps() 接口供回放系统注入模拟数据；
(d) **DataSimulation**——子系统二，数据模拟/回放驱动模块，负责加载 TrackRecord JSON 文件、按时间间隔顺序遍历轨迹点、执行 GCJ02→WGS84 反向转换、调用 GlobalXrManager.fakeGps() 注入数据；
(e) **FusionLocationManager**——子系统一，融合定位管理器，接收 GPS、VPS 等多源定位观测数据，经过融合算法（如 EKF）输出 fusionupdate 事件（IFusionLocation，融合后的位置、精度、heading 等），属于子系统一的核心输出模块。
模块归属确认：前四个模块属于子系统二或公共基础设施，FusionLocationManager 确属子系统一。但 GlobalXrManager 的归属文档未明确界定——它在子系统二的录制和回放流程中均有出现，但文档未说明它是否属于子系统一。发明人确认：GlobalXrManager 为独立于三个子系统的公共基础设施模块（全局扩展现实管理器）——统一管理设备传感器/GPS 数据的接收与事件派发（gpsupdate、compassChange 事件），并提供 fakeGps()/fakeSensorData() 注入接口；子系统一（经 FusionLocationManager 消费）、子系统二（录制/回放）均与其交互。</w:t>
              </w:r>
            </w:ins>
          </w:p>
          <w:p w14:paraId="27B897CD" w14:textId="5F41C30D" w:rsidR="00E7477E" w:rsidRDefault="00845C30">
            <w:pPr>
              <w:rPr>
                <w:ins w:id="287" w:author="kyx" w:date="2026-08-04T20:31:00Z" w16du:dateUtc="2026-08-04T12:31:00Z"/>
                <w:rFonts w:ascii="微软雅黑 Light" w:eastAsia="微软雅黑 Light" w:hAnsi="微软雅黑 Light" w:hint="eastAsia"/>
                <w:b/>
                <w:sz w:val="22"/>
                <w:szCs w:val="22"/>
              </w:rPr>
            </w:pPr>
            <w:ins w:id="288" w:author="kyx" w:date="2026-08-04T21:48:00Z" w16du:dateUtc="2026-08-04T13:48:00Z">
              <w:r>
                <w:rPr>
                  <w:rFonts w:ascii="微软雅黑 Light" w:eastAsia="微软雅黑 Light" w:hAnsi="微软雅黑 Light" w:hint="eastAsia"/>
                  <w:b/>
                  <w:sz w:val="22"/>
                  <w:szCs w:val="22"/>
                </w:rPr>
                <w:t>其中，</w:t>
              </w:r>
            </w:ins>
            <w:ins w:id="289" w:author="kyx" w:date="2026-08-04T18:00:00Z" w16du:dateUtc="2026-08-04T10:00:00Z">
              <w:r w:rsidR="0092509F">
                <w:rPr>
                  <w:rFonts w:ascii="微软雅黑 Light" w:eastAsia="微软雅黑 Light" w:hAnsi="微软雅黑 Light" w:hint="eastAsia"/>
                  <w:b/>
                  <w:sz w:val="22"/>
                  <w:szCs w:val="22"/>
                </w:rPr>
                <w:t>前面四个都</w:t>
              </w:r>
            </w:ins>
            <w:ins w:id="290" w:author="kyx" w:date="2026-08-04T18:01:00Z" w16du:dateUtc="2026-08-04T10:01:00Z">
              <w:r w:rsidR="0092509F">
                <w:rPr>
                  <w:rFonts w:ascii="微软雅黑 Light" w:eastAsia="微软雅黑 Light" w:hAnsi="微软雅黑 Light" w:hint="eastAsia"/>
                  <w:b/>
                  <w:sz w:val="22"/>
                  <w:szCs w:val="22"/>
                </w:rPr>
                <w:t>属于</w:t>
              </w:r>
            </w:ins>
            <w:ins w:id="291" w:author="kyx" w:date="2026-08-04T18:00:00Z" w16du:dateUtc="2026-08-04T10:00:00Z">
              <w:r w:rsidR="0092509F">
                <w:rPr>
                  <w:rFonts w:ascii="微软雅黑 Light" w:eastAsia="微软雅黑 Light" w:hAnsi="微软雅黑 Light" w:hint="eastAsia"/>
                  <w:b/>
                  <w:sz w:val="22"/>
                  <w:szCs w:val="22"/>
                </w:rPr>
                <w:t>子系统二，只有</w:t>
              </w:r>
              <w:proofErr w:type="spellStart"/>
              <w:r w:rsidR="0092509F">
                <w:rPr>
                  <w:rFonts w:ascii="微软雅黑 Light" w:eastAsia="微软雅黑 Light" w:hAnsi="微软雅黑 Light" w:hint="eastAsia"/>
                  <w:b/>
                  <w:sz w:val="22"/>
                  <w:szCs w:val="22"/>
                </w:rPr>
                <w:t>FusionLocationManager</w:t>
              </w:r>
              <w:proofErr w:type="spellEnd"/>
              <w:r w:rsidR="0092509F">
                <w:rPr>
                  <w:rFonts w:ascii="微软雅黑 Light" w:eastAsia="微软雅黑 Light" w:hAnsi="微软雅黑 Light" w:hint="eastAsia"/>
                  <w:b/>
                  <w:sz w:val="22"/>
                  <w:szCs w:val="22"/>
                </w:rPr>
                <w:t>（融合定位管理器？）</w:t>
              </w:r>
            </w:ins>
            <w:ins w:id="292" w:author="kyx" w:date="2026-08-04T18:01:00Z" w16du:dateUtc="2026-08-04T10:01:00Z">
              <w:r w:rsidR="0092509F">
                <w:rPr>
                  <w:rFonts w:ascii="微软雅黑 Light" w:eastAsia="微软雅黑 Light" w:hAnsi="微软雅黑 Light" w:hint="eastAsia"/>
                  <w:b/>
                  <w:sz w:val="22"/>
                  <w:szCs w:val="22"/>
                </w:rPr>
                <w:t>属于子系统</w:t>
              </w:r>
              <w:proofErr w:type="gramStart"/>
              <w:r w:rsidR="0092509F">
                <w:rPr>
                  <w:rFonts w:ascii="微软雅黑 Light" w:eastAsia="微软雅黑 Light" w:hAnsi="微软雅黑 Light" w:hint="eastAsia"/>
                  <w:b/>
                  <w:sz w:val="22"/>
                  <w:szCs w:val="22"/>
                </w:rPr>
                <w:t>一</w:t>
              </w:r>
              <w:proofErr w:type="gramEnd"/>
              <w:r w:rsidR="0092509F">
                <w:rPr>
                  <w:rFonts w:ascii="微软雅黑 Light" w:eastAsia="微软雅黑 Light" w:hAnsi="微软雅黑 Light" w:hint="eastAsia"/>
                  <w:b/>
                  <w:sz w:val="22"/>
                  <w:szCs w:val="22"/>
                </w:rPr>
                <w:t>？</w:t>
              </w:r>
            </w:ins>
          </w:p>
          <w:p w14:paraId="3DCDA750" w14:textId="06503BB4" w:rsidR="0061213F" w:rsidRDefault="0061213F">
            <w:pPr>
              <w:rPr>
                <w:rFonts w:ascii="微软雅黑 Light" w:eastAsia="微软雅黑 Light" w:hAnsi="微软雅黑 Light" w:hint="eastAsia"/>
                <w:b/>
                <w:sz w:val="22"/>
                <w:szCs w:val="22"/>
              </w:rPr>
            </w:pPr>
            <w:ins w:id="293" w:author="kyx" w:date="2026-08-04T20:31:00Z" w16du:dateUtc="2026-08-04T12:31:00Z">
              <w:r>
                <w:rPr>
                  <w:rFonts w:ascii="微软雅黑 Light" w:eastAsia="微软雅黑 Light" w:hAnsi="微软雅黑 Light" w:hint="eastAsia"/>
                  <w:b/>
                  <w:sz w:val="22"/>
                  <w:szCs w:val="22"/>
                </w:rPr>
                <w:t>Q5，如何理解</w:t>
              </w:r>
            </w:ins>
            <w:ins w:id="294" w:author="kyx" w:date="2026-08-04T20:50:00Z" w16du:dateUtc="2026-08-04T12:50:00Z">
              <w:r w:rsidR="00894D94">
                <w:rPr>
                  <w:rFonts w:ascii="微软雅黑 Light" w:eastAsia="微软雅黑 Light" w:hAnsi="微软雅黑 Light" w:hint="eastAsia"/>
                  <w:b/>
                  <w:sz w:val="22"/>
                  <w:szCs w:val="22"/>
                </w:rPr>
                <w:t>“真实现场录制一次轨迹数据，可在实验室环境无限次回放，避免反复现场测试，区间选择和循环播放功能聚焦特定问题场景” ？能举例说明</w:t>
              </w:r>
              <w:proofErr w:type="gramStart"/>
              <w:r w:rsidR="00894D94">
                <w:rPr>
                  <w:rFonts w:ascii="微软雅黑 Light" w:eastAsia="微软雅黑 Light" w:hAnsi="微软雅黑 Light" w:hint="eastAsia"/>
                  <w:b/>
                  <w:sz w:val="22"/>
                  <w:szCs w:val="22"/>
                </w:rPr>
                <w:t>不同次</w:t>
              </w:r>
              <w:proofErr w:type="gramEnd"/>
              <w:r w:rsidR="00894D94">
                <w:rPr>
                  <w:rFonts w:ascii="微软雅黑 Light" w:eastAsia="微软雅黑 Light" w:hAnsi="微软雅黑 Light" w:hint="eastAsia"/>
                  <w:b/>
                  <w:sz w:val="22"/>
                  <w:szCs w:val="22"/>
                </w:rPr>
                <w:t>回放的处理方式是什么，要达到什么效果么？区间选择</w:t>
              </w:r>
            </w:ins>
            <w:ins w:id="295" w:author="kyx" w:date="2026-08-04T20:51:00Z" w16du:dateUtc="2026-08-04T12:51:00Z">
              <w:r w:rsidR="00894D94">
                <w:rPr>
                  <w:rFonts w:ascii="微软雅黑 Light" w:eastAsia="微软雅黑 Light" w:hAnsi="微软雅黑 Light" w:hint="eastAsia"/>
                  <w:b/>
                  <w:sz w:val="22"/>
                  <w:szCs w:val="22"/>
                </w:rPr>
                <w:t>是指？</w:t>
              </w:r>
            </w:ins>
          </w:p>
          <w:p w14:paraId="31F272F0" w14:textId="77777777" w:rsidR="005E55A8" w:rsidRPr="00E7477E" w:rsidRDefault="00000000">
            <w:pPr>
              <w:rPr>
                <w:rFonts w:ascii="微软雅黑 Light" w:eastAsia="微软雅黑 Light" w:hAnsi="微软雅黑 Light" w:hint="eastAsia"/>
                <w:b/>
                <w:color w:val="0070C0"/>
                <w:sz w:val="22"/>
                <w:szCs w:val="22"/>
              </w:rPr>
            </w:pPr>
            <w:r w:rsidRPr="00E7477E">
              <w:rPr>
                <w:rFonts w:ascii="微软雅黑 Light" w:eastAsia="微软雅黑 Light" w:hAnsi="微软雅黑 Light" w:hint="eastAsia"/>
                <w:b/>
                <w:color w:val="0070C0"/>
                <w:sz w:val="22"/>
                <w:szCs w:val="22"/>
              </w:rPr>
              <w:t>（1）录制系统</w:t>
            </w:r>
          </w:p>
          <w:p w14:paraId="3D303E2D" w14:textId="4A64DA76"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录制触发：用户</w:t>
            </w:r>
            <w:ins w:id="296" w:author="kyx" w:date="2026-08-02T16:53:00Z" w16du:dateUtc="2026-08-02T08:53:00Z">
              <w:r w:rsidR="00B9368F">
                <w:rPr>
                  <w:rFonts w:ascii="微软雅黑 Light" w:eastAsia="微软雅黑 Light" w:hAnsi="微软雅黑 Light" w:hint="eastAsia"/>
                  <w:b/>
                  <w:sz w:val="22"/>
                  <w:szCs w:val="22"/>
                </w:rPr>
                <w:t>（是</w:t>
              </w:r>
            </w:ins>
            <w:ins w:id="297" w:author="kyx" w:date="2026-08-02T16:54:00Z" w16du:dateUtc="2026-08-02T08:54:00Z">
              <w:r w:rsidR="00B9368F">
                <w:rPr>
                  <w:rFonts w:ascii="微软雅黑 Light" w:eastAsia="微软雅黑 Light" w:hAnsi="微软雅黑 Light" w:hint="eastAsia"/>
                  <w:b/>
                  <w:sz w:val="22"/>
                  <w:szCs w:val="22"/>
                </w:rPr>
                <w:t>实际用户，还是开发人员？</w:t>
              </w:r>
            </w:ins>
            <w:ins w:id="298" w:author="kyx" w:date="2026-08-02T16:53:00Z" w16du:dateUtc="2026-08-02T08:53:00Z">
              <w:r w:rsidR="00B9368F">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TrackRecorderUI</w:t>
            </w:r>
            <w:proofErr w:type="spellEnd"/>
            <w:r>
              <w:rPr>
                <w:rFonts w:ascii="微软雅黑 Light" w:eastAsia="微软雅黑 Light" w:hAnsi="微软雅黑 Light" w:hint="eastAsia"/>
                <w:b/>
                <w:sz w:val="22"/>
                <w:szCs w:val="22"/>
              </w:rPr>
              <w:t>界面点击"开始录制"按钮，调用</w:t>
            </w:r>
            <w:proofErr w:type="spellStart"/>
            <w:r>
              <w:rPr>
                <w:rFonts w:ascii="微软雅黑 Light" w:eastAsia="微软雅黑 Light" w:hAnsi="微软雅黑 Light" w:hint="eastAsia"/>
                <w:b/>
                <w:sz w:val="22"/>
                <w:szCs w:val="22"/>
              </w:rPr>
              <w:t>useTrackRecorder</w:t>
            </w:r>
            <w:proofErr w:type="spellEnd"/>
            <w:r>
              <w:rPr>
                <w:rFonts w:ascii="微软雅黑 Light" w:eastAsia="微软雅黑 Light" w:hAnsi="微软雅黑 Light" w:hint="eastAsia"/>
                <w:b/>
                <w:sz w:val="22"/>
                <w:szCs w:val="22"/>
              </w:rPr>
              <w:t xml:space="preserve"> Hook的</w:t>
            </w:r>
            <w:proofErr w:type="spellStart"/>
            <w:r>
              <w:rPr>
                <w:rFonts w:ascii="微软雅黑 Light" w:eastAsia="微软雅黑 Light" w:hAnsi="微软雅黑 Light" w:hint="eastAsia"/>
                <w:b/>
                <w:sz w:val="22"/>
                <w:szCs w:val="22"/>
              </w:rPr>
              <w:t>startRecording</w:t>
            </w:r>
            <w:proofErr w:type="spellEnd"/>
            <w:r>
              <w:rPr>
                <w:rFonts w:ascii="微软雅黑 Light" w:eastAsia="微软雅黑 Light" w:hAnsi="微软雅黑 Light" w:hint="eastAsia"/>
                <w:b/>
                <w:sz w:val="22"/>
                <w:szCs w:val="22"/>
              </w:rPr>
              <w:t>()启动；</w:t>
            </w:r>
          </w:p>
          <w:p>
            <w:pPr>
              <w:spacing w:before="60" w:after="60"/>
            </w:pPr>
            <w:ins w:id="2065" w:author="王鑫" w:date="2026-08-12T00:00:00Z">
              <w:r>
                <w:rPr>
                  <w:rFonts w:hint="eastAsia" w:ascii="微软雅黑 Light" w:hAnsi="微软雅黑 Light" w:eastAsia="微软雅黑 Light"/>
                  <w:b/>
                  <w:color w:val="C00000"/>
                  <w:sz w:val="21"/>
                  <w:szCs w:val="21"/>
                </w:rPr>
                <w:t xml:space="preserve">【答复】</w:t>
              </w:r>
            </w:ins>
            <w:ins w:id="2066" w:author="王鑫" w:date="2026-08-12T00:00:00Z">
              <w:r>
                <w:rPr>
                  <w:rFonts w:hint="eastAsia" w:ascii="微软雅黑 Light" w:hAnsi="微软雅黑 Light" w:eastAsia="微软雅黑 Light"/>
                  <w:color w:val="C00000"/>
                  <w:sz w:val="21"/>
                  <w:szCs w:val="21"/>
                </w:rPr>
                <w:t xml:space="preserve">是开发人员。文档图3说明原文明确表述："阶段一（现场录制，绿色区域）：开发人员在真实物理环境中启动录制"。因此 TrackRecorderUI 是面向开发人员的调试/测试工具界面，非面向终端用户的功能入口。</w:t>
              </w:r>
            </w:ins>
          </w:p>
          <w:p w14:paraId="7ECE07C8" w14:textId="2D484C6D"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多源信号采集：定时器（1000ms）周期性监听</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的</w:t>
            </w:r>
            <w:proofErr w:type="spellStart"/>
            <w:r w:rsidRPr="00375E7B">
              <w:rPr>
                <w:rFonts w:ascii="微软雅黑 Light" w:eastAsia="微软雅黑 Light" w:hAnsi="微软雅黑 Light" w:hint="eastAsia"/>
                <w:b/>
                <w:color w:val="0070C0"/>
                <w:sz w:val="22"/>
                <w:szCs w:val="22"/>
              </w:rPr>
              <w:t>gpsupdate</w:t>
            </w:r>
            <w:proofErr w:type="spellEnd"/>
            <w:r w:rsidRPr="00375E7B">
              <w:rPr>
                <w:rFonts w:ascii="微软雅黑 Light" w:eastAsia="微软雅黑 Light" w:hAnsi="微软雅黑 Light" w:hint="eastAsia"/>
                <w:b/>
                <w:color w:val="0070C0"/>
                <w:sz w:val="22"/>
                <w:szCs w:val="22"/>
              </w:rPr>
              <w:t>事件</w:t>
            </w:r>
            <w:r>
              <w:rPr>
                <w:rFonts w:ascii="微软雅黑 Light" w:eastAsia="微软雅黑 Light" w:hAnsi="微软雅黑 Light" w:hint="eastAsia"/>
                <w:b/>
                <w:sz w:val="22"/>
                <w:szCs w:val="22"/>
              </w:rPr>
              <w:t>（</w:t>
            </w:r>
            <w:ins w:id="299" w:author="kyx" w:date="2026-08-04T17:47:00Z" w16du:dateUtc="2026-08-04T09:47: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WGS84经纬度、精度</w:t>
            </w:r>
            <w:ins w:id="300" w:author="kyx" w:date="2026-08-04T17:47:00Z" w16du:dateUtc="2026-08-04T09:47: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）和</w:t>
            </w:r>
            <w:proofErr w:type="spellStart"/>
            <w:r w:rsidRPr="00375E7B">
              <w:rPr>
                <w:rFonts w:ascii="微软雅黑 Light" w:eastAsia="微软雅黑 Light" w:hAnsi="微软雅黑 Light" w:hint="eastAsia"/>
                <w:b/>
                <w:color w:val="0070C0"/>
                <w:sz w:val="22"/>
                <w:szCs w:val="22"/>
              </w:rPr>
              <w:t>compassChange</w:t>
            </w:r>
            <w:proofErr w:type="spellEnd"/>
            <w:r>
              <w:rPr>
                <w:rFonts w:ascii="微软雅黑 Light" w:eastAsia="微软雅黑 Light" w:hAnsi="微软雅黑 Light" w:hint="eastAsia"/>
                <w:b/>
                <w:sz w:val="22"/>
                <w:szCs w:val="22"/>
              </w:rPr>
              <w:t>事件（</w:t>
            </w:r>
            <w:ins w:id="301" w:author="kyx" w:date="2026-08-04T17:48:00Z" w16du:dateUtc="2026-08-04T09:48:00Z">
              <w:r w:rsidR="00375E7B">
                <w:rPr>
                  <w:rFonts w:ascii="微软雅黑 Light" w:eastAsia="微软雅黑 Light" w:hAnsi="微软雅黑 Light" w:hint="eastAsia"/>
                  <w:b/>
                  <w:sz w:val="22"/>
                  <w:szCs w:val="22"/>
                </w:rPr>
                <w:t>该事件是指采集</w:t>
              </w:r>
            </w:ins>
            <w:r>
              <w:rPr>
                <w:rFonts w:ascii="微软雅黑 Light" w:eastAsia="微软雅黑 Light" w:hAnsi="微软雅黑 Light" w:hint="eastAsia"/>
                <w:b/>
                <w:sz w:val="22"/>
                <w:szCs w:val="22"/>
              </w:rPr>
              <w:t>heading航向角</w:t>
            </w:r>
            <w:ins w:id="302" w:author="kyx" w:date="2026-08-04T17:48:00Z" w16du:dateUtc="2026-08-04T09:48:00Z">
              <w:r w:rsidR="00375E7B">
                <w:rPr>
                  <w:rFonts w:ascii="微软雅黑 Light" w:eastAsia="微软雅黑 Light" w:hAnsi="微软雅黑 Light" w:hint="eastAsia"/>
                  <w:b/>
                  <w:sz w:val="22"/>
                  <w:szCs w:val="22"/>
                </w:rPr>
                <w:t>么？</w:t>
              </w:r>
            </w:ins>
            <w:r>
              <w:rPr>
                <w:rFonts w:ascii="微软雅黑 Light" w:eastAsia="微软雅黑 Light" w:hAnsi="微软雅黑 Light" w:hint="eastAsia"/>
                <w:b/>
                <w:sz w:val="22"/>
                <w:szCs w:val="22"/>
              </w:rPr>
              <w:t>），同时缓存最新</w:t>
            </w:r>
            <w:proofErr w:type="spellStart"/>
            <w:r>
              <w:rPr>
                <w:rFonts w:ascii="微软雅黑 Light" w:eastAsia="微软雅黑 Light" w:hAnsi="微软雅黑 Light" w:hint="eastAsia"/>
                <w:b/>
                <w:sz w:val="22"/>
                <w:szCs w:val="22"/>
              </w:rPr>
              <w:t>DeviceMotion</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DeviceOrientation</w:t>
            </w:r>
            <w:proofErr w:type="spellEnd"/>
            <w:r>
              <w:rPr>
                <w:rFonts w:ascii="微软雅黑 Light" w:eastAsia="微软雅黑 Light" w:hAnsi="微软雅黑 Light" w:hint="eastAsia"/>
                <w:b/>
                <w:sz w:val="22"/>
                <w:szCs w:val="22"/>
              </w:rPr>
              <w:t>传感器数据（加速度、角速度、欧拉角）；</w:t>
            </w:r>
            <w:ins w:id="303" w:author="kyx" w:date="2026-08-04T20:30:00Z" w16du:dateUtc="2026-08-04T12:30:00Z">
              <w:r w:rsidR="0061213F">
                <w:rPr>
                  <w:rFonts w:ascii="微软雅黑 Light" w:eastAsia="微软雅黑 Light" w:hAnsi="微软雅黑 Light" w:hint="eastAsia"/>
                  <w:b/>
                  <w:sz w:val="22"/>
                  <w:szCs w:val="22"/>
                </w:rPr>
                <w:t xml:space="preserve"> </w:t>
              </w:r>
            </w:ins>
          </w:p>
          <w:p>
            <w:pPr>
              <w:spacing w:before="60" w:after="60"/>
            </w:pPr>
            <w:ins w:id="2067" w:author="王鑫" w:date="2026-08-12T00:00:00Z">
              <w:r>
                <w:rPr>
                  <w:rFonts w:hint="eastAsia" w:ascii="微软雅黑 Light" w:hAnsi="微软雅黑 Light" w:eastAsia="微软雅黑 Light"/>
                  <w:b/>
                  <w:color w:val="C00000"/>
                  <w:sz w:val="21"/>
                  <w:szCs w:val="21"/>
                </w:rPr>
                <w:t xml:space="preserve">【答复】</w:t>
              </w:r>
            </w:ins>
            <w:ins w:id="2068" w:author="王鑫" w:date="2026-08-12T00:00:00Z">
              <w:r>
                <w:rPr>
                  <w:rFonts w:hint="eastAsia" w:ascii="微软雅黑 Light" w:hAnsi="微软雅黑 Light" w:eastAsia="微软雅黑 Light"/>
                  <w:color w:val="C00000"/>
                  <w:sz w:val="21"/>
                  <w:szCs w:val="21"/>
                </w:rPr>
                <w:t xml:space="preserve">根据文档原文，gpsupdate 事件携带的是 WGS84 坐标——文档图3说明明确写为"gpsupdate（WGS84坐标）"。文档未明确提及 gpsupdate 事件是否还携带 accuracy（精度）字段。compassChange 事件——文档原文写为"compassChange（heading）事件"，确认该事件采集的是 heading 航向角。关于 gpsupdate 是否包含精度信息：此为推断：参考 Web Geolocation API 规范（W3C），WGS84 定位数据通常附带 accuracy 字段（以米为单位的 95% 置信水平），且子系统一的 IFusionLocation 接口也包含 accuracy 字段，因此 gpsupdate 事件很可能包含精度信息，但文档未明确说明。发明人确认：gpsupdate 事件携带字段为 {lat, lon, accuracy, timestamp}（与 W3C GeolocationPosition 一致）。</w:t>
              </w:r>
            </w:ins>
          </w:p>
          <w:p w14:paraId="410D6FC7" w14:textId="19E0F81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坐标转换与暂存：将WGS84坐标转换为GCJ02存入内存数组（适配国内地图服务）</w:t>
            </w:r>
            <w:ins w:id="304" w:author="kyx" w:date="2026-07-31T11:00:00Z" w16du:dateUtc="2026-07-31T03:00:00Z">
              <w:r w:rsidR="00BB4B95">
                <w:rPr>
                  <w:rFonts w:ascii="微软雅黑 Light" w:eastAsia="微软雅黑 Light" w:hAnsi="微软雅黑 Light" w:hint="eastAsia"/>
                  <w:b/>
                  <w:sz w:val="22"/>
                  <w:szCs w:val="22"/>
                </w:rPr>
                <w:t>（</w:t>
              </w:r>
            </w:ins>
            <w:ins w:id="305" w:author="kyx" w:date="2026-08-04T20:21:00Z" w16du:dateUtc="2026-08-04T12:21:00Z">
              <w:r w:rsidR="004C00E6">
                <w:rPr>
                  <w:rFonts w:ascii="微软雅黑 Light" w:eastAsia="微软雅黑 Light" w:hAnsi="微软雅黑 Light" w:hint="eastAsia"/>
                  <w:b/>
                  <w:sz w:val="22"/>
                  <w:szCs w:val="22"/>
                </w:rPr>
                <w:t>将WGS84坐标转换为GCJ02存入内存数组是为了</w:t>
              </w:r>
            </w:ins>
            <w:ins w:id="306" w:author="kyx" w:date="2026-08-04T20:22:00Z" w16du:dateUtc="2026-08-04T12:22:00Z">
              <w:r w:rsidR="004C00E6">
                <w:rPr>
                  <w:rFonts w:ascii="微软雅黑 Light" w:eastAsia="微软雅黑 Light" w:hAnsi="微软雅黑 Light" w:hint="eastAsia"/>
                  <w:b/>
                  <w:sz w:val="22"/>
                  <w:szCs w:val="22"/>
                </w:rPr>
                <w:t>适配国内地图服务，如何</w:t>
              </w:r>
            </w:ins>
            <w:ins w:id="307" w:author="kyx" w:date="2026-08-05T07:26:00Z" w16du:dateUtc="2026-08-04T23:26:00Z">
              <w:r w:rsidR="002D6435">
                <w:rPr>
                  <w:rFonts w:ascii="微软雅黑 Light" w:eastAsia="微软雅黑 Light" w:hAnsi="微软雅黑 Light" w:hint="eastAsia"/>
                  <w:b/>
                  <w:sz w:val="22"/>
                  <w:szCs w:val="22"/>
                </w:rPr>
                <w:t>理解</w:t>
              </w:r>
            </w:ins>
            <w:ins w:id="308" w:author="kyx" w:date="2026-08-04T20:22:00Z" w16du:dateUtc="2026-08-04T12:22:00Z">
              <w:r w:rsidR="004C00E6">
                <w:rPr>
                  <w:rFonts w:ascii="微软雅黑 Light" w:eastAsia="微软雅黑 Light" w:hAnsi="微软雅黑 Light" w:hint="eastAsia"/>
                  <w:b/>
                  <w:sz w:val="22"/>
                  <w:szCs w:val="22"/>
                </w:rPr>
                <w:t>？</w:t>
              </w:r>
            </w:ins>
            <w:ins w:id="309" w:author="kyx" w:date="2026-07-31T11:00:00Z" w16du:dateUtc="2026-07-31T03:00:00Z">
              <w:r w:rsidR="00BB4B95">
                <w:rPr>
                  <w:rFonts w:ascii="微软雅黑 Light" w:eastAsia="微软雅黑 Light" w:hAnsi="微软雅黑 Light" w:hint="eastAsia"/>
                  <w:b/>
                  <w:sz w:val="22"/>
                  <w:szCs w:val="22"/>
                </w:rPr>
                <w:t>该内存数据</w:t>
              </w:r>
            </w:ins>
            <w:ins w:id="310" w:author="kyx" w:date="2026-08-04T20:22:00Z" w16du:dateUtc="2026-08-04T12:22:00Z">
              <w:r w:rsidR="004C00E6">
                <w:rPr>
                  <w:rFonts w:ascii="微软雅黑 Light" w:eastAsia="微软雅黑 Light" w:hAnsi="微软雅黑 Light" w:hint="eastAsia"/>
                  <w:b/>
                  <w:sz w:val="22"/>
                  <w:szCs w:val="22"/>
                </w:rPr>
                <w:t>不是</w:t>
              </w:r>
            </w:ins>
            <w:ins w:id="311" w:author="kyx" w:date="2026-08-05T07:27:00Z" w16du:dateUtc="2026-08-04T23:27:00Z">
              <w:r w:rsidR="002D6435">
                <w:rPr>
                  <w:rFonts w:ascii="微软雅黑 Light" w:eastAsia="微软雅黑 Light" w:hAnsi="微软雅黑 Light" w:hint="eastAsia"/>
                  <w:b/>
                  <w:sz w:val="22"/>
                  <w:szCs w:val="22"/>
                </w:rPr>
                <w:t>专门</w:t>
              </w:r>
            </w:ins>
            <w:ins w:id="312" w:author="kyx" w:date="2026-08-04T20:22:00Z" w16du:dateUtc="2026-08-04T12:22:00Z">
              <w:r w:rsidR="004C00E6">
                <w:rPr>
                  <w:rFonts w:ascii="微软雅黑 Light" w:eastAsia="微软雅黑 Light" w:hAnsi="微软雅黑 Light" w:hint="eastAsia"/>
                  <w:b/>
                  <w:sz w:val="22"/>
                  <w:szCs w:val="22"/>
                </w:rPr>
                <w:t>为了回放用的么，</w:t>
              </w:r>
            </w:ins>
            <w:ins w:id="313" w:author="kyx" w:date="2026-08-05T07:27:00Z" w16du:dateUtc="2026-08-04T23:27:00Z">
              <w:r w:rsidR="002D6435">
                <w:rPr>
                  <w:rFonts w:ascii="微软雅黑 Light" w:eastAsia="微软雅黑 Light" w:hAnsi="微软雅黑 Light" w:hint="eastAsia"/>
                  <w:b/>
                  <w:sz w:val="22"/>
                  <w:szCs w:val="22"/>
                </w:rPr>
                <w:t>但</w:t>
              </w:r>
            </w:ins>
            <w:ins w:id="314" w:author="kyx" w:date="2026-08-04T20:22:00Z" w16du:dateUtc="2026-08-04T12:22:00Z">
              <w:r w:rsidR="004C00E6">
                <w:rPr>
                  <w:rFonts w:ascii="微软雅黑 Light" w:eastAsia="微软雅黑 Light" w:hAnsi="微软雅黑 Light" w:hint="eastAsia"/>
                  <w:b/>
                  <w:sz w:val="22"/>
                  <w:szCs w:val="22"/>
                </w:rPr>
                <w:t>回放还要将GCJ02坐标还原为WGS84</w:t>
              </w:r>
            </w:ins>
            <w:ins w:id="315" w:author="kyx" w:date="2026-07-31T11:00:00Z" w16du:dateUtc="2026-07-31T03:00:00Z">
              <w:r w:rsidR="00BB4B95">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ins w:id="2069" w:author="王鑫" w:date="2026-08-12T00:00:00Z">
              <w:r>
                <w:rPr>
                  <w:rFonts w:hint="eastAsia" w:ascii="微软雅黑 Light" w:hAnsi="微软雅黑 Light" w:eastAsia="微软雅黑 Light"/>
                  <w:b/>
                  <w:color w:val="C00000"/>
                  <w:sz w:val="21"/>
                  <w:szCs w:val="21"/>
                </w:rPr>
                <w:t xml:space="preserve">【答复】</w:t>
              </w:r>
            </w:ins>
            <w:ins w:id="2070" w:author="王鑫" w:date="2026-08-12T00:00:00Z">
              <w:r>
                <w:rPr>
                  <w:rFonts w:hint="eastAsia" w:ascii="微软雅黑 Light" w:hAnsi="微软雅黑 Light" w:eastAsia="微软雅黑 Light"/>
                  <w:color w:val="C00000"/>
                  <w:sz w:val="21"/>
                  <w:szCs w:val="21"/>
                </w:rPr>
                <w:t xml:space="preserve">关于"适配国内地图服务"：根据中国测绘法律规定，在中国境内运营的互联网地图服务必须使用 GCJ02 加密坐标系（俗称"火星坐标系"），直接使用 WGS84 坐标在地图上显示会存在数百米的偏移。高德地图（AMap）、腾讯地图等国内主流地图服务均使用 GCJ02 坐标系。如果录制后的轨迹数据需要在调试阶段叠加到国内地图上可视化展示（如在地图上绘制行走路线），则坐标必须以 GCJ02 格式存储才能与底图对齐。关于"存入内存是为回放用，但回放又要还原为 WGS84"：此时存储 GCJ02 格式存在两种使用场景：(a) 可视化场景——录制结束后，开发人员可能希望在国内地图上查看录制的轨迹，此时需要 GCJ02 坐标；(b) 回放场景——回放时需要将 GCJ02 还原为 WGS84 再注入 GlobalXrManager，因为融合定位系统（GPS→EKF→IFusionLocation）内部使用 WGS84 坐标系。此为推断：GCJ02 存储是一种"存储中间格式"的设计选择——既方便国内地图可视化（直接读 GCJ02），又支持回放（还原为 WGS84 后注入）。虽然存在一次"转过去又转回来"的冗余，但保证了存储格式与可视化需求的兼容性。发明人确认：GCJ02 存储的设计考量有二——(1)轨迹可视化：录制轨迹需在调试阶段叠加到国内地图底图（高德/腾讯，均要求 GCJ02）上查看；(2)保持存储原值：设备从地图服务获取的坐标本身即为 GCJ02，存储原值避免二次转换误差。回放时还原为 WGS84 注入融合链路（系统内部使用 WGS84）。</w:t>
              </w:r>
            </w:ins>
          </w:p>
          <w:p w14:paraId="3B860354" w14:textId="3CE045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数据持久化：录制结束后封装为</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JSON对象存入</w:t>
            </w:r>
            <w:proofErr w:type="spellStart"/>
            <w:r>
              <w:rPr>
                <w:rFonts w:ascii="微软雅黑 Light" w:eastAsia="微软雅黑 Light" w:hAnsi="微软雅黑 Light" w:hint="eastAsia"/>
                <w:b/>
                <w:sz w:val="22"/>
                <w:szCs w:val="22"/>
              </w:rPr>
              <w:t>LocalStorage</w:t>
            </w:r>
            <w:proofErr w:type="spellEnd"/>
            <w:r>
              <w:rPr>
                <w:rFonts w:ascii="微软雅黑 Light" w:eastAsia="微软雅黑 Light" w:hAnsi="微软雅黑 Light" w:hint="eastAsia"/>
                <w:b/>
                <w:sz w:val="22"/>
                <w:szCs w:val="22"/>
              </w:rPr>
              <w:t>并支持文件导出。</w:t>
            </w:r>
            <w:ins w:id="316" w:author="kyx" w:date="2026-07-31T11:01:00Z" w16du:dateUtc="2026-07-31T03:01:00Z">
              <w:r w:rsidR="00BB4B95">
                <w:rPr>
                  <w:rFonts w:ascii="微软雅黑 Light" w:eastAsia="微软雅黑 Light" w:hAnsi="微软雅黑 Light" w:hint="eastAsia"/>
                  <w:b/>
                  <w:sz w:val="22"/>
                  <w:szCs w:val="22"/>
                </w:rPr>
                <w:t>（录制结果</w:t>
              </w:r>
            </w:ins>
            <w:ins w:id="317" w:author="kyx" w:date="2026-07-31T11:03:00Z" w16du:dateUtc="2026-07-31T03:03:00Z">
              <w:r w:rsidR="003A4F98">
                <w:rPr>
                  <w:rFonts w:ascii="微软雅黑 Light" w:eastAsia="微软雅黑 Light" w:hAnsi="微软雅黑 Light" w:hint="eastAsia"/>
                  <w:b/>
                  <w:sz w:val="22"/>
                  <w:szCs w:val="22"/>
                </w:rPr>
                <w:t>或</w:t>
              </w:r>
            </w:ins>
            <w:ins w:id="318" w:author="kyx" w:date="2026-07-31T11:01:00Z" w16du:dateUtc="2026-07-31T03:01:00Z">
              <w:r w:rsidR="00BB4B95">
                <w:rPr>
                  <w:rFonts w:ascii="微软雅黑 Light" w:eastAsia="微软雅黑 Light" w:hAnsi="微软雅黑 Light" w:hint="eastAsia"/>
                  <w:b/>
                  <w:sz w:val="22"/>
                  <w:szCs w:val="22"/>
                </w:rPr>
                <w:t>导出</w:t>
              </w:r>
            </w:ins>
            <w:ins w:id="319" w:author="kyx" w:date="2026-07-31T11:03:00Z" w16du:dateUtc="2026-07-31T03:03:00Z">
              <w:r w:rsidR="003A4F98">
                <w:rPr>
                  <w:rFonts w:ascii="微软雅黑 Light" w:eastAsia="微软雅黑 Light" w:hAnsi="微软雅黑 Light" w:hint="eastAsia"/>
                  <w:b/>
                  <w:sz w:val="22"/>
                  <w:szCs w:val="22"/>
                </w:rPr>
                <w:t>的</w:t>
              </w:r>
            </w:ins>
            <w:ins w:id="320" w:author="kyx" w:date="2026-07-31T11:01:00Z" w16du:dateUtc="2026-07-31T03:01:00Z">
              <w:r w:rsidR="00BB4B95">
                <w:rPr>
                  <w:rFonts w:ascii="微软雅黑 Light" w:eastAsia="微软雅黑 Light" w:hAnsi="微软雅黑 Light" w:hint="eastAsia"/>
                  <w:b/>
                  <w:sz w:val="22"/>
                  <w:szCs w:val="22"/>
                </w:rPr>
                <w:t>文件是什么格式？</w:t>
              </w:r>
            </w:ins>
            <w:ins w:id="321" w:author="kyx" w:date="2026-07-31T11:03:00Z" w16du:dateUtc="2026-07-31T03:03:00Z">
              <w:r w:rsidR="003A4F98">
                <w:rPr>
                  <w:rFonts w:ascii="微软雅黑 Light" w:eastAsia="微软雅黑 Light" w:hAnsi="微软雅黑 Light" w:hint="eastAsia"/>
                  <w:b/>
                  <w:sz w:val="22"/>
                  <w:szCs w:val="22"/>
                </w:rPr>
                <w:t>文件</w:t>
              </w:r>
              <w:proofErr w:type="gramStart"/>
              <w:r w:rsidR="003A4F98">
                <w:rPr>
                  <w:rFonts w:ascii="微软雅黑 Light" w:eastAsia="微软雅黑 Light" w:hAnsi="微软雅黑 Light" w:hint="eastAsia"/>
                  <w:b/>
                  <w:sz w:val="22"/>
                  <w:szCs w:val="22"/>
                </w:rPr>
                <w:t>内记录</w:t>
              </w:r>
              <w:proofErr w:type="gramEnd"/>
              <w:r w:rsidR="003A4F98">
                <w:rPr>
                  <w:rFonts w:ascii="微软雅黑 Light" w:eastAsia="微软雅黑 Light" w:hAnsi="微软雅黑 Light" w:hint="eastAsia"/>
                  <w:b/>
                  <w:sz w:val="22"/>
                  <w:szCs w:val="22"/>
                </w:rPr>
                <w:t>的</w:t>
              </w:r>
            </w:ins>
            <w:ins w:id="322" w:author="kyx" w:date="2026-07-31T11:02:00Z" w16du:dateUtc="2026-07-31T03:02:00Z">
              <w:r w:rsidR="003A4F98">
                <w:rPr>
                  <w:rFonts w:ascii="微软雅黑 Light" w:eastAsia="微软雅黑 Light" w:hAnsi="微软雅黑 Light" w:hint="eastAsia"/>
                  <w:b/>
                  <w:sz w:val="22"/>
                  <w:szCs w:val="22"/>
                </w:rPr>
                <w:t>只是数据？该数据具体是</w:t>
              </w:r>
            </w:ins>
            <w:ins w:id="323" w:author="kyx" w:date="2026-07-31T11:03:00Z" w16du:dateUtc="2026-07-31T03:03:00Z">
              <w:r w:rsidR="003A4F98">
                <w:rPr>
                  <w:rFonts w:ascii="微软雅黑 Light" w:eastAsia="微软雅黑 Light" w:hAnsi="微软雅黑 Light" w:hint="eastAsia"/>
                  <w:b/>
                  <w:sz w:val="22"/>
                  <w:szCs w:val="22"/>
                </w:rPr>
                <w:t>各个时刻对应的地理位置</w:t>
              </w:r>
            </w:ins>
            <w:ins w:id="324" w:author="kyx" w:date="2026-07-31T11:02:00Z" w16du:dateUtc="2026-07-31T03:02:00Z">
              <w:r w:rsidR="003A4F98">
                <w:rPr>
                  <w:rFonts w:ascii="微软雅黑 Light" w:eastAsia="微软雅黑 Light" w:hAnsi="微软雅黑 Light" w:hint="eastAsia"/>
                  <w:b/>
                  <w:sz w:val="22"/>
                  <w:szCs w:val="22"/>
                </w:rPr>
                <w:t>数据</w:t>
              </w:r>
            </w:ins>
            <w:ins w:id="325" w:author="kyx" w:date="2026-07-31T11:03:00Z" w16du:dateUtc="2026-07-31T03:03:00Z">
              <w:r w:rsidR="003A4F98">
                <w:rPr>
                  <w:rFonts w:ascii="微软雅黑 Light" w:eastAsia="微软雅黑 Light" w:hAnsi="微软雅黑 Light" w:hint="eastAsia"/>
                  <w:b/>
                  <w:sz w:val="22"/>
                  <w:szCs w:val="22"/>
                </w:rPr>
                <w:t>？</w:t>
              </w:r>
            </w:ins>
            <w:ins w:id="326" w:author="kyx" w:date="2026-07-31T11:01:00Z" w16du:dateUtc="2026-07-31T03:01:00Z">
              <w:r w:rsidR="00BB4B95">
                <w:rPr>
                  <w:rFonts w:ascii="微软雅黑 Light" w:eastAsia="微软雅黑 Light" w:hAnsi="微软雅黑 Light" w:hint="eastAsia"/>
                  <w:b/>
                  <w:sz w:val="22"/>
                  <w:szCs w:val="22"/>
                </w:rPr>
                <w:t>）</w:t>
              </w:r>
            </w:ins>
          </w:p>
          <w:p>
            <w:pPr>
              <w:spacing w:before="60" w:after="60"/>
            </w:pPr>
            <w:ins w:id="2071" w:author="王鑫" w:date="2026-08-12T00:00:00Z">
              <w:r>
                <w:rPr>
                  <w:rFonts w:hint="eastAsia" w:ascii="微软雅黑 Light" w:hAnsi="微软雅黑 Light" w:eastAsia="微软雅黑 Light"/>
                  <w:b/>
                  <w:color w:val="C00000"/>
                  <w:sz w:val="21"/>
                  <w:szCs w:val="21"/>
                </w:rPr>
                <w:t xml:space="preserve">【答复】</w:t>
              </w:r>
            </w:ins>
            <w:ins w:id="2072" w:author="王鑫" w:date="2026-08-12T00:00:00Z">
              <w:r>
                <w:rPr>
                  <w:rFonts w:hint="eastAsia" w:ascii="微软雅黑 Light" w:hAnsi="微软雅黑 Light" w:eastAsia="微软雅黑 Light"/>
                  <w:color w:val="C00000"/>
                  <w:sz w:val="21"/>
                  <w:szCs w:val="21"/>
                </w:rPr>
                <w:t xml:space="preserve">录制结果的文件格式为 TrackRecord JSON，是纯数据文件（非视频、非图片）。文件内记录的是各个采样时刻对应的多源数据，具体包括：(a) 时间戳；(b) GCJ02 格式的经纬度坐标（即各个时刻对应的地理位置数据）；(c) heading 航向角；(d) DeviceMotion 传感器数据（加速度、角速度）；(e) DeviceOrientation 传感器数据（欧拉角）。这是一个时间序列数据集，每个采样点（间隔 1000ms）包含上述全部或部分字段。持久化方式有两种：存入浏览器的 LocalStorage 和导出为文件（支持下载）。</w:t>
              </w:r>
            </w:ins>
          </w:p>
          <w:p w14:paraId="1F3A85C9" w14:textId="77777777" w:rsidR="005E55A8" w:rsidRDefault="005E55A8">
            <w:pPr>
              <w:rPr>
                <w:rFonts w:ascii="微软雅黑 Light" w:eastAsia="微软雅黑 Light" w:hAnsi="微软雅黑 Light" w:hint="eastAsia"/>
                <w:b/>
                <w:sz w:val="22"/>
                <w:szCs w:val="22"/>
              </w:rPr>
            </w:pPr>
          </w:p>
          <w:p w14:paraId="232B2273" w14:textId="77777777" w:rsidR="005E55A8" w:rsidRPr="00BB4B95" w:rsidRDefault="00000000">
            <w:pPr>
              <w:rPr>
                <w:rFonts w:ascii="微软雅黑 Light" w:eastAsia="微软雅黑 Light" w:hAnsi="微软雅黑 Light" w:hint="eastAsia"/>
                <w:b/>
                <w:color w:val="0070C0"/>
                <w:sz w:val="22"/>
                <w:szCs w:val="22"/>
              </w:rPr>
            </w:pPr>
            <w:r w:rsidRPr="00BB4B95">
              <w:rPr>
                <w:rFonts w:ascii="微软雅黑 Light" w:eastAsia="微软雅黑 Light" w:hAnsi="微软雅黑 Light" w:hint="eastAsia"/>
                <w:b/>
                <w:color w:val="0070C0"/>
                <w:sz w:val="22"/>
                <w:szCs w:val="22"/>
              </w:rPr>
              <w:t>（2）回放系统</w:t>
            </w:r>
          </w:p>
          <w:p w14:paraId="48D5529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数据加载：通过</w:t>
            </w:r>
            <w:proofErr w:type="spellStart"/>
            <w:r>
              <w:rPr>
                <w:rFonts w:ascii="微软雅黑 Light" w:eastAsia="微软雅黑 Light" w:hAnsi="微软雅黑 Light" w:hint="eastAsia"/>
                <w:b/>
                <w:sz w:val="22"/>
                <w:szCs w:val="22"/>
              </w:rPr>
              <w:t>DataSimulation.loadData</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dataUrl</w:t>
            </w:r>
            <w:proofErr w:type="spellEnd"/>
            <w:r>
              <w:rPr>
                <w:rFonts w:ascii="微软雅黑 Light" w:eastAsia="微软雅黑 Light" w:hAnsi="微软雅黑 Light" w:hint="eastAsia"/>
                <w:b/>
                <w:sz w:val="22"/>
                <w:szCs w:val="22"/>
              </w:rPr>
              <w:t>)加载</w:t>
            </w:r>
            <w:proofErr w:type="spellStart"/>
            <w:r>
              <w:rPr>
                <w:rFonts w:ascii="微软雅黑 Light" w:eastAsia="微软雅黑 Light" w:hAnsi="微软雅黑 Light" w:hint="eastAsia"/>
                <w:b/>
                <w:sz w:val="22"/>
                <w:szCs w:val="22"/>
              </w:rPr>
              <w:t>TrackRecord</w:t>
            </w:r>
            <w:proofErr w:type="spellEnd"/>
            <w:r>
              <w:rPr>
                <w:rFonts w:ascii="微软雅黑 Light" w:eastAsia="微软雅黑 Light" w:hAnsi="微软雅黑 Light" w:hint="eastAsia"/>
                <w:b/>
                <w:sz w:val="22"/>
                <w:szCs w:val="22"/>
              </w:rPr>
              <w:t xml:space="preserve"> JSON文件；</w:t>
            </w:r>
          </w:p>
          <w:p w14:paraId="3ACF641F" w14:textId="31B64EF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时间线驱动：</w:t>
            </w:r>
            <w:proofErr w:type="spellStart"/>
            <w:r>
              <w:rPr>
                <w:rFonts w:ascii="微软雅黑 Light" w:eastAsia="微软雅黑 Light" w:hAnsi="微软雅黑 Light" w:hint="eastAsia"/>
                <w:b/>
                <w:sz w:val="22"/>
                <w:szCs w:val="22"/>
              </w:rPr>
              <w:t>setInterval</w:t>
            </w:r>
            <w:proofErr w:type="spellEnd"/>
            <w:r>
              <w:rPr>
                <w:rFonts w:ascii="微软雅黑 Light" w:eastAsia="微软雅黑 Light" w:hAnsi="微软雅黑 Light" w:hint="eastAsia"/>
                <w:b/>
                <w:sz w:val="22"/>
                <w:szCs w:val="22"/>
              </w:rPr>
              <w:t>按1000ms间隔顺序遍历轨迹点数组，支持</w:t>
            </w:r>
            <w:proofErr w:type="spellStart"/>
            <w:r>
              <w:rPr>
                <w:rFonts w:ascii="微软雅黑 Light" w:eastAsia="微软雅黑 Light" w:hAnsi="微软雅黑 Light" w:hint="eastAsia"/>
                <w:b/>
                <w:sz w:val="22"/>
                <w:szCs w:val="22"/>
              </w:rPr>
              <w:t>startAt</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endAt</w:t>
            </w:r>
            <w:proofErr w:type="spellEnd"/>
            <w:r>
              <w:rPr>
                <w:rFonts w:ascii="微软雅黑 Light" w:eastAsia="微软雅黑 Light" w:hAnsi="微软雅黑 Light" w:hint="eastAsia"/>
                <w:b/>
                <w:sz w:val="22"/>
                <w:szCs w:val="22"/>
              </w:rPr>
              <w:t>比例参数选定回放区间，支持loop循环播放；</w:t>
            </w:r>
          </w:p>
          <w:p w14:paraId="4140C23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坐标还原与注入：每次</w:t>
            </w:r>
            <w:proofErr w:type="spellStart"/>
            <w:r>
              <w:rPr>
                <w:rFonts w:ascii="微软雅黑 Light" w:eastAsia="微软雅黑 Light" w:hAnsi="微软雅黑 Light" w:hint="eastAsia"/>
                <w:b/>
                <w:sz w:val="22"/>
                <w:szCs w:val="22"/>
              </w:rPr>
              <w:t>onData</w:t>
            </w:r>
            <w:proofErr w:type="spellEnd"/>
            <w:r>
              <w:rPr>
                <w:rFonts w:ascii="微软雅黑 Light" w:eastAsia="微软雅黑 Light" w:hAnsi="微软雅黑 Light" w:hint="eastAsia"/>
                <w:b/>
                <w:sz w:val="22"/>
                <w:szCs w:val="22"/>
              </w:rPr>
              <w:t>回调中，将GCJ02坐标还原为WGS84（transform() GCJ02→WGS84），调用</w:t>
            </w:r>
            <w:proofErr w:type="spellStart"/>
            <w:r>
              <w:rPr>
                <w:rFonts w:ascii="微软雅黑 Light" w:eastAsia="微软雅黑 Light" w:hAnsi="微软雅黑 Light" w:hint="eastAsia"/>
                <w:b/>
                <w:sz w:val="22"/>
                <w:szCs w:val="22"/>
              </w:rPr>
              <w:t>xrManagerInstance.fakeGps</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accuracy, heading)注入子系统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的GPS输入；</w:t>
            </w:r>
          </w:p>
          <w:p w14:paraId="76E5AC43" w14:textId="77777777" w:rsidR="00894D94" w:rsidRDefault="00000000">
            <w:pPr>
              <w:rPr>
                <w:ins w:id="327" w:author="kyx" w:date="2026-08-04T20:55:00Z" w16du:dateUtc="2026-08-04T12:55: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传感器数据回放：将</w:t>
            </w:r>
            <w:proofErr w:type="spellStart"/>
            <w:r>
              <w:rPr>
                <w:rFonts w:ascii="微软雅黑 Light" w:eastAsia="微软雅黑 Light" w:hAnsi="微软雅黑 Light" w:hint="eastAsia"/>
                <w:b/>
                <w:sz w:val="22"/>
                <w:szCs w:val="22"/>
              </w:rPr>
              <w:t>sensorData</w:t>
            </w:r>
            <w:proofErr w:type="spellEnd"/>
            <w:r>
              <w:rPr>
                <w:rFonts w:ascii="微软雅黑 Light" w:eastAsia="微软雅黑 Light" w:hAnsi="微软雅黑 Light" w:hint="eastAsia"/>
                <w:b/>
                <w:sz w:val="22"/>
                <w:szCs w:val="22"/>
              </w:rPr>
              <w:t>通过</w:t>
            </w:r>
            <w:proofErr w:type="spellStart"/>
            <w:r>
              <w:rPr>
                <w:rFonts w:ascii="微软雅黑 Light" w:eastAsia="微软雅黑 Light" w:hAnsi="微软雅黑 Light" w:hint="eastAsia"/>
                <w:b/>
                <w:sz w:val="22"/>
                <w:szCs w:val="22"/>
              </w:rPr>
              <w:t>fakeSensorData</w:t>
            </w:r>
            <w:proofErr w:type="spellEnd"/>
            <w:r>
              <w:rPr>
                <w:rFonts w:ascii="微软雅黑 Light" w:eastAsia="微软雅黑 Light" w:hAnsi="微软雅黑 Light" w:hint="eastAsia"/>
                <w:b/>
                <w:sz w:val="22"/>
                <w:szCs w:val="22"/>
              </w:rPr>
              <w:t>()方法（需在</w:t>
            </w:r>
            <w:proofErr w:type="spellStart"/>
            <w:r>
              <w:rPr>
                <w:rFonts w:ascii="微软雅黑 Light" w:eastAsia="微软雅黑 Light" w:hAnsi="微软雅黑 Light" w:hint="eastAsia"/>
                <w:b/>
                <w:sz w:val="22"/>
                <w:szCs w:val="22"/>
              </w:rPr>
              <w:t>GlobalXrManager</w:t>
            </w:r>
            <w:proofErr w:type="spellEnd"/>
            <w:r>
              <w:rPr>
                <w:rFonts w:ascii="微软雅黑 Light" w:eastAsia="微软雅黑 Light" w:hAnsi="微软雅黑 Light" w:hint="eastAsia"/>
                <w:b/>
                <w:sz w:val="22"/>
                <w:szCs w:val="22"/>
              </w:rPr>
              <w:t>中实现）</w:t>
            </w:r>
            <w:r w:rsidRPr="003A4F98">
              <w:rPr>
                <w:rFonts w:ascii="微软雅黑 Light" w:eastAsia="微软雅黑 Light" w:hAnsi="微软雅黑 Light" w:hint="eastAsia"/>
                <w:b/>
                <w:color w:val="0070C0"/>
                <w:sz w:val="22"/>
                <w:szCs w:val="22"/>
              </w:rPr>
              <w:t>注入子系统</w:t>
            </w:r>
            <w:proofErr w:type="gramStart"/>
            <w:r w:rsidRPr="003A4F98">
              <w:rPr>
                <w:rFonts w:ascii="微软雅黑 Light" w:eastAsia="微软雅黑 Light" w:hAnsi="微软雅黑 Light" w:hint="eastAsia"/>
                <w:b/>
                <w:color w:val="0070C0"/>
                <w:sz w:val="22"/>
                <w:szCs w:val="22"/>
              </w:rPr>
              <w:t>一</w:t>
            </w:r>
            <w:proofErr w:type="gramEnd"/>
            <w:r w:rsidRPr="003A4F98">
              <w:rPr>
                <w:rFonts w:ascii="微软雅黑 Light" w:eastAsia="微软雅黑 Light" w:hAnsi="微软雅黑 Light" w:hint="eastAsia"/>
                <w:b/>
                <w:color w:val="0070C0"/>
                <w:sz w:val="22"/>
                <w:szCs w:val="22"/>
              </w:rPr>
              <w:t>的IMU输入，驱动EKF模块</w:t>
            </w:r>
            <w:r>
              <w:rPr>
                <w:rFonts w:ascii="微软雅黑 Light" w:eastAsia="微软雅黑 Light" w:hAnsi="微软雅黑 Light" w:hint="eastAsia"/>
                <w:b/>
                <w:sz w:val="22"/>
                <w:szCs w:val="22"/>
              </w:rPr>
              <w:t>；</w:t>
            </w:r>
            <w:ins w:id="328" w:author="kyx" w:date="2026-07-31T11:04:00Z" w16du:dateUtc="2026-07-31T03:04:00Z">
              <w:r w:rsidR="003A4F98">
                <w:rPr>
                  <w:rFonts w:ascii="微软雅黑 Light" w:eastAsia="微软雅黑 Light" w:hAnsi="微软雅黑 Light" w:hint="eastAsia"/>
                  <w:b/>
                  <w:sz w:val="22"/>
                  <w:szCs w:val="22"/>
                </w:rPr>
                <w:t>（此处如何理解</w:t>
              </w:r>
            </w:ins>
            <w:ins w:id="329" w:author="kyx" w:date="2026-07-31T11:07:00Z" w16du:dateUtc="2026-07-31T03:07:00Z">
              <w:r w:rsidR="003A4F98">
                <w:rPr>
                  <w:rFonts w:ascii="微软雅黑 Light" w:eastAsia="微软雅黑 Light" w:hAnsi="微软雅黑 Light" w:hint="eastAsia"/>
                  <w:b/>
                  <w:sz w:val="22"/>
                  <w:szCs w:val="22"/>
                </w:rPr>
                <w:t>，另外这里主要是指回放IMU数据么，GPS/VPS数据</w:t>
              </w:r>
              <w:proofErr w:type="gramStart"/>
              <w:r w:rsidR="003A4F98">
                <w:rPr>
                  <w:rFonts w:ascii="微软雅黑 Light" w:eastAsia="微软雅黑 Light" w:hAnsi="微软雅黑 Light" w:hint="eastAsia"/>
                  <w:b/>
                  <w:sz w:val="22"/>
                  <w:szCs w:val="22"/>
                </w:rPr>
                <w:t>不</w:t>
              </w:r>
              <w:proofErr w:type="gramEnd"/>
              <w:r w:rsidR="003A4F98">
                <w:rPr>
                  <w:rFonts w:ascii="微软雅黑 Light" w:eastAsia="微软雅黑 Light" w:hAnsi="微软雅黑 Light" w:hint="eastAsia"/>
                  <w:b/>
                  <w:sz w:val="22"/>
                  <w:szCs w:val="22"/>
                </w:rPr>
                <w:t>回放么？</w:t>
              </w:r>
            </w:ins>
          </w:p>
          <w:p>
            <w:pPr>
              <w:spacing w:before="60" w:after="60"/>
            </w:pPr>
            <w:ins w:id="2073" w:author="王鑫" w:date="2026-08-12T00:00:00Z">
              <w:r>
                <w:rPr>
                  <w:rFonts w:hint="eastAsia" w:ascii="微软雅黑 Light" w:hAnsi="微软雅黑 Light" w:eastAsia="微软雅黑 Light"/>
                  <w:b/>
                  <w:color w:val="C00000"/>
                  <w:sz w:val="21"/>
                  <w:szCs w:val="21"/>
                </w:rPr>
                <w:t xml:space="preserve">【答复】</w:t>
              </w:r>
            </w:ins>
            <w:ins w:id="2074" w:author="王鑫" w:date="2026-08-12T00:00:00Z">
              <w:r>
                <w:rPr>
                  <w:rFonts w:hint="eastAsia" w:ascii="微软雅黑 Light" w:hAnsi="微软雅黑 Light" w:eastAsia="微软雅黑 Light"/>
                  <w:color w:val="C00000"/>
                  <w:sz w:val="21"/>
                  <w:szCs w:val="21"/>
                </w:rPr>
                <w:t xml:space="preserve">（1）"传感器数据回放"在文档中特指通过 fakeSensorData() 方法将 sensorData（即 IMU 传感器数据：加速度计、陀螺仪、磁力计等）注入子系统一的 IMU 输入通道。GPS 数据同样参与回放，但其注入通路不同——GPS 数据（经 GCJ02→WGS84 还原后的经纬度、精度、heading）通过 fakeGps() 方法注入，两者是并列的回放数据注入通道。至于 VPS（视觉定位）数据，文档原文在回放系统中未明确提及 VPS 数据的回放，此为推断：VPS 数据若已包含在 sensorData 中，则随 fakeSensorData() 注入；发明人确认：回放模式仅注入 GPS（fakeGps）与 IMU/传感器数据（fakeSensorData），VPS 不注入——VPS 依赖真实视觉场景无法在实验室复现，自然失效后由时效性决策降级 GPS。（2）"驱动 EKF 模块"的含义是：子系统二通过 fakeSensorData() 将回放的 IMU 数据注入子系统一的 IMU 输入端口，作为 EKF 的观测输入数据，从而触发/驱动 EKF 执行预测-更新循环。EKF 模块本身归属于子系统一，其算法计算（状态预测、卡尔曼增益计算、状态更新）完全由子系统一执行。子系统二是数据的提供方（注入方），不是 EKF 的计算方。（3）如果子系统一未启动 EKF 模块，子系统二注入的 sensorData 将无人消费——数据会发出但不会有融合计算发生，回放系统的 IMU 数据注入将不产生实际效果。此时仅有 GPS 数据通过 fakeGps 注入后可能被 FusionLocationManager 的其他路径（非 EKF 路径）处理，具体行为取决于子系统一的内部架构，此为推断。</w:t>
              </w:r>
            </w:ins>
          </w:p>
          <w:p w14:paraId="6C689B37" w14:textId="4BF7A79A" w:rsidR="005E55A8" w:rsidRDefault="00894D94">
            <w:pPr>
              <w:rPr>
                <w:rFonts w:ascii="微软雅黑 Light" w:eastAsia="微软雅黑 Light" w:hAnsi="微软雅黑 Light" w:hint="eastAsia"/>
                <w:b/>
                <w:sz w:val="22"/>
                <w:szCs w:val="22"/>
              </w:rPr>
            </w:pPr>
            <w:ins w:id="330" w:author="kyx" w:date="2026-08-04T20:53:00Z" w16du:dateUtc="2026-08-04T12:53: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如何理解？</w:t>
              </w:r>
            </w:ins>
            <w:ins w:id="331" w:author="kyx" w:date="2026-08-04T20:54:00Z" w16du:dateUtc="2026-08-04T12:54:00Z">
              <w:r w:rsidRPr="003A4F98">
                <w:rPr>
                  <w:rFonts w:ascii="微软雅黑 Light" w:eastAsia="微软雅黑 Light" w:hAnsi="微软雅黑 Light" w:hint="eastAsia"/>
                  <w:b/>
                  <w:color w:val="0070C0"/>
                  <w:sz w:val="22"/>
                  <w:szCs w:val="22"/>
                </w:rPr>
                <w:t>驱动EKF模块</w:t>
              </w:r>
              <w:r>
                <w:rPr>
                  <w:rFonts w:ascii="微软雅黑 Light" w:eastAsia="微软雅黑 Light" w:hAnsi="微软雅黑 Light" w:hint="eastAsia"/>
                  <w:b/>
                  <w:color w:val="0070C0"/>
                  <w:sz w:val="22"/>
                  <w:szCs w:val="22"/>
                </w:rPr>
                <w:t>是由子系统</w:t>
              </w:r>
              <w:proofErr w:type="gramStart"/>
              <w:r>
                <w:rPr>
                  <w:rFonts w:ascii="微软雅黑 Light" w:eastAsia="微软雅黑 Light" w:hAnsi="微软雅黑 Light" w:hint="eastAsia"/>
                  <w:b/>
                  <w:color w:val="0070C0"/>
                  <w:sz w:val="22"/>
                  <w:szCs w:val="22"/>
                </w:rPr>
                <w:t>一</w:t>
              </w:r>
              <w:proofErr w:type="gramEnd"/>
              <w:r>
                <w:rPr>
                  <w:rFonts w:ascii="微软雅黑 Light" w:eastAsia="微软雅黑 Light" w:hAnsi="微软雅黑 Light" w:hint="eastAsia"/>
                  <w:b/>
                  <w:color w:val="0070C0"/>
                  <w:sz w:val="22"/>
                  <w:szCs w:val="22"/>
                </w:rPr>
                <w:t>驱动的吧？还是说此处由子系统二驱动？</w:t>
              </w:r>
            </w:ins>
            <w:ins w:id="332" w:author="kyx" w:date="2026-08-04T20:53:00Z" w16du:dateUtc="2026-08-04T12:53:00Z">
              <w:r>
                <w:rPr>
                  <w:rFonts w:ascii="微软雅黑 Light" w:eastAsia="微软雅黑 Light" w:hAnsi="微软雅黑 Light" w:hint="eastAsia"/>
                  <w:b/>
                  <w:color w:val="0070C0"/>
                  <w:sz w:val="22"/>
                  <w:szCs w:val="22"/>
                </w:rPr>
                <w:t>如果</w:t>
              </w:r>
            </w:ins>
            <w:ins w:id="333" w:author="kyx" w:date="2026-08-04T20:54:00Z" w16du:dateUtc="2026-08-04T12:54:00Z">
              <w:r>
                <w:rPr>
                  <w:rFonts w:ascii="微软雅黑 Light" w:eastAsia="微软雅黑 Light" w:hAnsi="微软雅黑 Light" w:hint="eastAsia"/>
                  <w:b/>
                  <w:color w:val="0070C0"/>
                  <w:sz w:val="22"/>
                  <w:szCs w:val="22"/>
                </w:rPr>
                <w:t>子系统一不启动</w:t>
              </w:r>
              <w:r w:rsidRPr="003A4F98">
                <w:rPr>
                  <w:rFonts w:ascii="微软雅黑 Light" w:eastAsia="微软雅黑 Light" w:hAnsi="微软雅黑 Light" w:hint="eastAsia"/>
                  <w:b/>
                  <w:color w:val="0070C0"/>
                  <w:sz w:val="22"/>
                  <w:szCs w:val="22"/>
                </w:rPr>
                <w:t>EKF模块</w:t>
              </w:r>
              <w:r>
                <w:rPr>
                  <w:rFonts w:ascii="微软雅黑 Light" w:eastAsia="微软雅黑 Light" w:hAnsi="微软雅黑 Light" w:hint="eastAsia"/>
                  <w:b/>
                  <w:color w:val="0070C0"/>
                  <w:sz w:val="22"/>
                  <w:szCs w:val="22"/>
                </w:rPr>
                <w:t>，子系统二还驱动么？</w:t>
              </w:r>
            </w:ins>
          </w:p>
          <w:p w14:paraId="04176C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heading回放与坐标系转换：heading数据需经过复杂坐标系转换（地球参考系→设备参考系→Three.js坐标系），考虑磁北/真北偏差、设备方向（portrait/landscape）对轴映射的影响，更新相机朝向。</w:t>
            </w:r>
          </w:p>
          <w:p w14:paraId="11B92D7D" w14:textId="409E5079" w:rsidR="005E55A8" w:rsidRDefault="003A4F98">
            <w:pPr>
              <w:rPr>
                <w:rFonts w:ascii="微软雅黑 Light" w:eastAsia="微软雅黑 Light" w:hAnsi="微软雅黑 Light" w:hint="eastAsia"/>
                <w:b/>
                <w:sz w:val="22"/>
                <w:szCs w:val="22"/>
              </w:rPr>
            </w:pPr>
            <w:ins w:id="334" w:author="kyx" w:date="2026-07-31T11:06:00Z" w16du:dateUtc="2026-07-31T03:06:00Z">
              <w:r>
                <w:rPr>
                  <w:rFonts w:ascii="微软雅黑 Light" w:eastAsia="微软雅黑 Light" w:hAnsi="微软雅黑 Light" w:hint="eastAsia"/>
                  <w:b/>
                  <w:sz w:val="22"/>
                  <w:szCs w:val="22"/>
                </w:rPr>
                <w:t>如何理解传感器数据回放和heading回放，二者是彼此独立的？</w:t>
              </w:r>
            </w:ins>
            <w:ins w:id="335" w:author="kyx" w:date="2026-07-31T11:07:00Z" w16du:dateUtc="2026-07-31T03:07:00Z">
              <w:r>
                <w:rPr>
                  <w:rFonts w:ascii="微软雅黑 Light" w:eastAsia="微软雅黑 Light" w:hAnsi="微软雅黑 Light" w:hint="eastAsia"/>
                  <w:b/>
                  <w:sz w:val="22"/>
                  <w:szCs w:val="22"/>
                </w:rPr>
                <w:t>回放只是指回放这两种数据么？对于观看</w:t>
              </w:r>
            </w:ins>
            <w:ins w:id="336" w:author="kyx" w:date="2026-07-31T11:08:00Z" w16du:dateUtc="2026-07-31T03:08:00Z">
              <w:r>
                <w:rPr>
                  <w:rFonts w:ascii="微软雅黑 Light" w:eastAsia="微软雅黑 Light" w:hAnsi="微软雅黑 Light" w:hint="eastAsia"/>
                  <w:b/>
                  <w:sz w:val="22"/>
                  <w:szCs w:val="22"/>
                </w:rPr>
                <w:t>回放的相关人员而言，</w:t>
              </w:r>
            </w:ins>
            <w:ins w:id="337" w:author="kyx" w:date="2026-08-04T20:53:00Z" w16du:dateUtc="2026-08-04T12:53:00Z">
              <w:r w:rsidR="00894D94">
                <w:rPr>
                  <w:rFonts w:ascii="微软雅黑 Light" w:eastAsia="微软雅黑 Light" w:hAnsi="微软雅黑 Light" w:hint="eastAsia"/>
                  <w:b/>
                  <w:sz w:val="22"/>
                  <w:szCs w:val="22"/>
                </w:rPr>
                <w:t>两种数据的</w:t>
              </w:r>
            </w:ins>
            <w:ins w:id="338" w:author="kyx" w:date="2026-07-31T11:08:00Z" w16du:dateUtc="2026-07-31T03:08:00Z">
              <w:r>
                <w:rPr>
                  <w:rFonts w:ascii="微软雅黑 Light" w:eastAsia="微软雅黑 Light" w:hAnsi="微软雅黑 Light" w:hint="eastAsia"/>
                  <w:b/>
                  <w:sz w:val="22"/>
                  <w:szCs w:val="22"/>
                </w:rPr>
                <w:t>回放效果是什么样的？</w:t>
              </w:r>
            </w:ins>
            <w:ins w:id="339" w:author="kyx" w:date="2026-07-31T11:07:00Z" w16du:dateUtc="2026-07-31T03:07:00Z">
              <w:r>
                <w:rPr>
                  <w:rFonts w:ascii="微软雅黑 Light" w:eastAsia="微软雅黑 Light" w:hAnsi="微软雅黑 Light" w:hint="eastAsia"/>
                  <w:b/>
                  <w:sz w:val="22"/>
                  <w:szCs w:val="22"/>
                </w:rPr>
                <w:t xml:space="preserve"> </w:t>
              </w:r>
            </w:ins>
          </w:p>
          <w:p>
            <w:pPr>
              <w:spacing w:before="60" w:after="60"/>
            </w:pPr>
            <w:ins w:id="2075" w:author="王鑫" w:date="2026-08-12T00:00:00Z">
              <w:r>
                <w:rPr>
                  <w:rFonts w:hint="eastAsia" w:ascii="微软雅黑 Light" w:hAnsi="微软雅黑 Light" w:eastAsia="微软雅黑 Light"/>
                  <w:b/>
                  <w:color w:val="C00000"/>
                  <w:sz w:val="21"/>
                  <w:szCs w:val="21"/>
                </w:rPr>
                <w:t xml:space="preserve">【答复】</w:t>
              </w:r>
            </w:ins>
            <w:ins w:id="2076" w:author="王鑫" w:date="2026-08-12T00:00:00Z">
              <w:r>
                <w:rPr>
                  <w:rFonts w:hint="eastAsia" w:ascii="微软雅黑 Light" w:hAnsi="微软雅黑 Light" w:eastAsia="微软雅黑 Light"/>
                  <w:color w:val="C00000"/>
                  <w:sz w:val="21"/>
                  <w:szCs w:val="21"/>
                </w:rPr>
                <w:t xml:space="preserve">（1）传感器数据回放与 heading 回放不是彼此独立的两个并列概念，而是不同粒度的回放内容。传感器数据回放（fakeSensorData()）负责回放原始 IMU 传感器数据（加速度计、陀螺仪、磁力计读数）；heading 回放负责回放设备朝向角数据，且 heading 的回放需要经过复杂的坐标系转换链（地球参考系 → 设备参考系 → Three.js 坐标系），并考虑磁北/真北偏差修正以及设备握持方向（portrait/landscape）对轴映射的影响。此外，GPS 位置数据也参与回放（通过 fakeGps 注入经纬度）。（2）回放的内容包括三类数据：GPS 位置数据（经纬度、精度）、IMU 原始传感器数据（加速度、角速度、磁场）、heading 朝向数据。heading 可能既来源于磁力计原始数据（通过 fakeSensorData()），也可能作为 fakeGps() 参数中的 computed heading 注入，文档未明确说明 heading 的唯一来源，此为推断。（3）对观看回放的人员而言：GPS 回放的效果是虚拟相机/观察者在 3D 场景中沿录制轨迹移动，位置变化与原始录制一致；IMU 回放的效果是设备姿态（倾斜、旋转）在回放中复现，观察者能看到视角的俯仰和翻滚与录制时一致；heading 回放的效果是观察者的水平朝向（即"看哪个方向"）与录制时一致，且经过坐标系修正后，在 3D 场景中的朝向与录制时的真实地理朝向对应。三者共同作用，使得回放观察者能完整复现录制时的空间位置、设备姿态和观察方向。</w:t>
              </w:r>
            </w:ins>
          </w:p>
          <w:p w14:paraId="0812D2E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w:t>
            </w:r>
            <w:proofErr w:type="spellStart"/>
            <w:r w:rsidRPr="008611B7">
              <w:rPr>
                <w:rFonts w:ascii="微软雅黑 Light" w:eastAsia="微软雅黑 Light" w:hAnsi="微软雅黑 Light" w:hint="eastAsia"/>
                <w:b/>
                <w:color w:val="0070C0"/>
                <w:sz w:val="22"/>
                <w:szCs w:val="22"/>
              </w:rPr>
              <w:t>fakeGps</w:t>
            </w:r>
            <w:proofErr w:type="spellEnd"/>
            <w:r w:rsidRPr="008611B7">
              <w:rPr>
                <w:rFonts w:ascii="微软雅黑 Light" w:eastAsia="微软雅黑 Light" w:hAnsi="微软雅黑 Light" w:hint="eastAsia"/>
                <w:b/>
                <w:color w:val="0070C0"/>
                <w:sz w:val="22"/>
                <w:szCs w:val="22"/>
              </w:rPr>
              <w:t>事件触发机制</w:t>
            </w:r>
          </w:p>
          <w:p w14:paraId="5531AE2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()方法内部触发</w:t>
            </w:r>
            <w:proofErr w:type="spellStart"/>
            <w:r>
              <w:rPr>
                <w:rFonts w:ascii="微软雅黑 Light" w:eastAsia="微软雅黑 Light" w:hAnsi="微软雅黑 Light" w:hint="eastAsia"/>
                <w:b/>
                <w:sz w:val="22"/>
                <w:szCs w:val="22"/>
              </w:rPr>
              <w:t>gpsupdate</w:t>
            </w:r>
            <w:proofErr w:type="spellEnd"/>
            <w:r>
              <w:rPr>
                <w:rFonts w:ascii="微软雅黑 Light" w:eastAsia="微软雅黑 Light" w:hAnsi="微软雅黑 Light" w:hint="eastAsia"/>
                <w:b/>
                <w:sz w:val="22"/>
                <w:szCs w:val="22"/>
              </w:rPr>
              <w:t>自定义事件；</w:t>
            </w:r>
          </w:p>
          <w:p w14:paraId="6DF1E30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FusionLocationManager</w:t>
            </w:r>
            <w:proofErr w:type="spellEnd"/>
            <w:r>
              <w:rPr>
                <w:rFonts w:ascii="微软雅黑 Light" w:eastAsia="微软雅黑 Light" w:hAnsi="微软雅黑 Light" w:hint="eastAsia"/>
                <w:b/>
                <w:sz w:val="22"/>
                <w:szCs w:val="22"/>
              </w:rPr>
              <w:t>监听该事件，将数据作为GPS观测送入融合决策或EKF更新步骤；</w:t>
            </w:r>
          </w:p>
          <w:p w14:paraId="739F88D6"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回放模式下，子系统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仍然发布</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事件（数据来源由真实传感器切换为</w:t>
            </w:r>
            <w:proofErr w:type="spellStart"/>
            <w:r>
              <w:rPr>
                <w:rFonts w:ascii="微软雅黑 Light" w:eastAsia="微软雅黑 Light" w:hAnsi="微软雅黑 Light" w:hint="eastAsia"/>
                <w:b/>
                <w:sz w:val="22"/>
                <w:szCs w:val="22"/>
              </w:rPr>
              <w:t>fakeGps</w:t>
            </w:r>
            <w:proofErr w:type="spellEnd"/>
            <w:r>
              <w:rPr>
                <w:rFonts w:ascii="微软雅黑 Light" w:eastAsia="微软雅黑 Light" w:hAnsi="微软雅黑 Light" w:hint="eastAsia"/>
                <w:b/>
                <w:sz w:val="22"/>
                <w:szCs w:val="22"/>
              </w:rPr>
              <w:t>注入），子系统三无需任何修改即可在回放模式下验证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p>
          <w:p>
            <w:pPr>
              <w:spacing w:before="60" w:after="60"/>
            </w:pPr>
            <w:ins w:id="2077" w:author="王鑫" w:date="2026-08-12T00:00:00Z">
              <w:r>
                <w:rPr>
                  <w:rFonts w:hint="eastAsia" w:ascii="微软雅黑 Light" w:hAnsi="微软雅黑 Light" w:eastAsia="微软雅黑 Light"/>
                  <w:b/>
                  <w:color w:val="C00000"/>
                  <w:sz w:val="21"/>
                  <w:szCs w:val="21"/>
                </w:rPr>
                <w:t xml:space="preserve">【答复】</w:t>
              </w:r>
            </w:ins>
            <w:ins w:id="2078" w:author="王鑫" w:date="2026-08-12T00:00:00Z">
              <w:r>
                <w:rPr>
                  <w:rFonts w:hint="eastAsia" w:ascii="微软雅黑 Light" w:hAnsi="微软雅黑 Light" w:eastAsia="微软雅黑 Light"/>
                  <w:color w:val="C00000"/>
                  <w:sz w:val="21"/>
                  <w:szCs w:val="21"/>
                </w:rPr>
                <w:t xml:space="preserve">这句话的核心含义是：回放模式下，子系统三接收到的仍然是 "fusionupdate" 事件——事件的类型、数据格式、发布者（子系统一）在正常模式和回放模式下完全一致，唯一差异是融合数据的来源从真实传感器切换为 fakeGps 注入的回放数据。因此子系统三的事件监听和处理代码不需任何修改。（2）此处的"锚点"指的是"虚拟锚点"（Virtual Anchor）——在 AR/XR 应用中，开发者在特定的地理坐标（WGS84 经纬度）上放置的 3D 虚拟内容（如 3D 模型、标注标签、导航箭头等）。虚拟锚点的核心属性是其在真实世界中的地理坐标以及在 3D 渲染场景中对应的空间位置。（3）举例说明：假设开发者在北京某路口（39.9042°N, 116.4074°E）放置了一个虚拟导航箭头，子系统三根据 fusionupdate 事件中的当前设备定位计算该箭头在 3D 场景中的渲染位置。在正常模式下，子系统三每天在真实设备上走到该路口验证箭头是否出现在正确位置，耗时耗力。在回放模式下，开发者仅需加载一次在该路口录制的 TrackRecord JSON 文件，启动回放，子系统一照常发布 fusionupdate 事件（数据来自回放），子系统三照常计算箭头空间位置——开发者坐在工位上即可检查箭头是否在正确的屏幕位置出现、空间对齐是否准确，极大提高验证效率。架构上的关键保障是"子系统一在回放模式下仍然发布 fusionupdate 事件"。</w:t>
              </w:r>
            </w:ins>
          </w:p>
          <w:p w14:paraId="4A517F57" w14:textId="7DB0C619" w:rsidR="005E55A8" w:rsidRDefault="008611B7">
            <w:pPr>
              <w:rPr>
                <w:ins w:id="340" w:author="kyx" w:date="2026-07-31T11:27:00Z" w16du:dateUtc="2026-07-31T03:27:00Z"/>
                <w:rFonts w:ascii="微软雅黑 Light" w:eastAsia="微软雅黑 Light" w:hAnsi="微软雅黑 Light" w:hint="eastAsia"/>
                <w:b/>
                <w:sz w:val="22"/>
                <w:szCs w:val="22"/>
              </w:rPr>
            </w:pPr>
            <w:ins w:id="341" w:author="kyx" w:date="2026-07-31T11:27:00Z" w16du:dateUtc="2026-07-31T03:27:00Z">
              <w:r>
                <w:rPr>
                  <w:rFonts w:ascii="微软雅黑 Light" w:eastAsia="微软雅黑 Light" w:hAnsi="微软雅黑 Light" w:hint="eastAsia"/>
                  <w:b/>
                  <w:sz w:val="22"/>
                  <w:szCs w:val="22"/>
                </w:rPr>
                <w:t>Q1：上述</w:t>
              </w:r>
            </w:ins>
            <w:ins w:id="342" w:author="kyx" w:date="2026-07-31T11:26:00Z" w16du:dateUtc="2026-07-31T03:26:00Z">
              <w:r>
                <w:rPr>
                  <w:rFonts w:ascii="微软雅黑 Light" w:eastAsia="微软雅黑 Light" w:hAnsi="微软雅黑 Light" w:hint="eastAsia"/>
                  <w:b/>
                  <w:sz w:val="22"/>
                  <w:szCs w:val="22"/>
                </w:rPr>
                <w:t>触发机制与前面录制系统、回放系统的关系是？</w:t>
              </w:r>
            </w:ins>
          </w:p>
          <w:p>
            <w:pPr>
              <w:spacing w:before="60" w:after="60"/>
            </w:pPr>
            <w:ins w:id="2079" w:author="王鑫" w:date="2026-08-12T00:00:00Z">
              <w:r>
                <w:rPr>
                  <w:rFonts w:hint="eastAsia" w:ascii="微软雅黑 Light" w:hAnsi="微软雅黑 Light" w:eastAsia="微软雅黑 Light"/>
                  <w:b/>
                  <w:color w:val="C00000"/>
                  <w:sz w:val="21"/>
                  <w:szCs w:val="21"/>
                </w:rPr>
                <w:t xml:space="preserve">【答复】</w:t>
              </w:r>
            </w:ins>
            <w:ins w:id="2080" w:author="王鑫" w:date="2026-08-12T00:00:00Z">
              <w:r>
                <w:rPr>
                  <w:rFonts w:hint="eastAsia" w:ascii="微软雅黑 Light" w:hAnsi="微软雅黑 Light" w:eastAsia="微软雅黑 Light"/>
                  <w:color w:val="C00000"/>
                  <w:sz w:val="21"/>
                  <w:szCs w:val="21"/>
                </w:rPr>
                <w:t xml:space="preserve">fakeGps 事件触发机制是连接录制系统与回放系统的数据桥梁，同时也承担了子系统一在正常模式与回放模式之间的模式切换角色。具体关系链为：（1）录制系统在真实运行过程中采集原始 GPS/IMU 数据，序列化为 TrackRecord JSON 文件保存；（2）回放系统通过 DataSimulation.loadData() 加载该 JSON 文件，按时间线遍历轨迹点；（3）在每个时间步，回放系统调用 xrManagerInstance.fakeGps(lon, lat, accuracy, heading) 将还原后的 WGS84 坐标注入子系统一；（4）fakeGps() 方法内部触发 "gpsupdate" 自定义事件；（5）子系统一的 FusionLocationManager 监听该事件，将注入数据作为 GPS 观测输入送入融合决策或 EKF 更新步骤。因此，整个数据流为：录制系统(采集) → TrackRecord JSON(持久化) → 回放系统(加载+遍历) → fakeGps()(注入) → gpsupdate 事件(桥接) → FusionLocationManager(消费)。fakeGps 机制使得回放数据与真实传感器数据对子系统一呈现相同的接口形式（都是通过 gpsupdate 事件进入），实现数据源对消费者的透明化。</w:t>
              </w:r>
            </w:ins>
          </w:p>
          <w:p w14:paraId="70539627" w14:textId="77777777" w:rsidR="008611B7" w:rsidRDefault="008611B7">
            <w:pPr>
              <w:rPr>
                <w:ins w:id="343" w:author="kyx" w:date="2026-07-31T11:27:00Z" w16du:dateUtc="2026-07-31T03:27:00Z"/>
                <w:rFonts w:ascii="微软雅黑 Light" w:eastAsia="微软雅黑 Light" w:hAnsi="微软雅黑 Light" w:hint="eastAsia"/>
                <w:b/>
                <w:sz w:val="22"/>
                <w:szCs w:val="22"/>
              </w:rPr>
            </w:pPr>
            <w:ins w:id="344" w:author="kyx" w:date="2026-07-31T11:27:00Z" w16du:dateUtc="2026-07-31T03:27:00Z">
              <w:r>
                <w:rPr>
                  <w:rFonts w:ascii="微软雅黑 Light" w:eastAsia="微软雅黑 Light" w:hAnsi="微软雅黑 Light" w:hint="eastAsia"/>
                  <w:b/>
                  <w:sz w:val="22"/>
                  <w:szCs w:val="22"/>
                </w:rPr>
                <w:t>Q2，以上触发机制主要作用是？</w:t>
              </w:r>
            </w:ins>
          </w:p>
          <w:p>
            <w:pPr>
              <w:spacing w:before="60" w:after="60"/>
            </w:pPr>
            <w:ins w:id="2081" w:author="王鑫" w:date="2026-08-12T00:00:00Z">
              <w:r>
                <w:rPr>
                  <w:rFonts w:hint="eastAsia" w:ascii="微软雅黑 Light" w:hAnsi="微软雅黑 Light" w:eastAsia="微软雅黑 Light"/>
                  <w:b/>
                  <w:color w:val="C00000"/>
                  <w:sz w:val="21"/>
                  <w:szCs w:val="21"/>
                </w:rPr>
                <w:t xml:space="preserve">【答复】</w:t>
              </w:r>
            </w:ins>
            <w:ins w:id="2082" w:author="王鑫" w:date="2026-08-12T00:00:00Z">
              <w:r>
                <w:rPr>
                  <w:rFonts w:hint="eastAsia" w:ascii="微软雅黑 Light" w:hAnsi="微软雅黑 Light" w:eastAsia="微软雅黑 Light"/>
                  <w:color w:val="C00000"/>
                  <w:sz w:val="21"/>
                  <w:szCs w:val="21"/>
                </w:rPr>
                <w:t xml:space="preserve">fakeGps 事件触发机制的主要作用有以下三个层面：（1）数据源解耦——子系统一的 FusionLocationManager 仅需监听 "gpsupdate" 自定义事件，无需区分数据来源是真实的设备 GPS 传感器还是回放系统注入的模拟数据。同一套事件监听和处理逻辑同时服务于正常模式和回放模式，实现"一次编写，两种模式通用"。（2）模式透明切换——正常模式下，GPS 数据由浏览器/设备的真实 Geolocation API 或 WebXR API 提供并转换为 gpsupdate 事件；回放模式下，GPS 数据由回放系统调用 fakeGps() 生成 gpsupdate 事件。两种模式下事件的类型和载荷格式一致，子系统一内部的状态机/融合逻辑不需要任何条件分支判断当前模式。（3）下游系统无感复用——由于子系统一在回放模式下仍然发布 "fusionupdate" 事件（数据来源切换为 fakeGps 注入的数据经融合后输出），子系统三等下游消费者无需任何修改即可在回放模式下正常运作，实现了"回放模式对下游透明"的架构特性。这与公开的 Web 标准中 CustomEvent + dispatchEvent 的解耦模式一致（参见 MDN CustomEvent API：https://developer.mozilla.org/en-US/docs/Web/API/CustomEvent）。</w:t>
              </w:r>
            </w:ins>
          </w:p>
          <w:p w14:paraId="3A59BC24" w14:textId="495D8490" w:rsidR="008611B7" w:rsidRDefault="008611B7">
            <w:pPr>
              <w:rPr>
                <w:ins w:id="345" w:author="kyx" w:date="2026-08-04T21:52:00Z" w16du:dateUtc="2026-08-04T13:52:00Z"/>
                <w:rFonts w:ascii="微软雅黑 Light" w:eastAsia="微软雅黑 Light" w:hAnsi="微软雅黑 Light" w:hint="eastAsia"/>
                <w:b/>
                <w:sz w:val="22"/>
                <w:szCs w:val="22"/>
              </w:rPr>
            </w:pPr>
            <w:ins w:id="346" w:author="kyx" w:date="2026-07-31T11:27:00Z" w16du:dateUtc="2026-07-31T03:27:00Z">
              <w:r>
                <w:rPr>
                  <w:rFonts w:ascii="微软雅黑 Light" w:eastAsia="微软雅黑 Light" w:hAnsi="微软雅黑 Light" w:hint="eastAsia"/>
                  <w:b/>
                  <w:sz w:val="22"/>
                  <w:szCs w:val="22"/>
                </w:rPr>
                <w:t>Q3，如何理解子系统三无需任何修改即可在回放模式下验证</w:t>
              </w:r>
              <w:proofErr w:type="gramStart"/>
              <w:r>
                <w:rPr>
                  <w:rFonts w:ascii="微软雅黑 Light" w:eastAsia="微软雅黑 Light" w:hAnsi="微软雅黑 Light" w:hint="eastAsia"/>
                  <w:b/>
                  <w:sz w:val="22"/>
                  <w:szCs w:val="22"/>
                </w:rPr>
                <w:t>虚拟锚点的</w:t>
              </w:r>
              <w:proofErr w:type="gramEnd"/>
              <w:r>
                <w:rPr>
                  <w:rFonts w:ascii="微软雅黑 Light" w:eastAsia="微软雅黑 Light" w:hAnsi="微软雅黑 Light" w:hint="eastAsia"/>
                  <w:b/>
                  <w:sz w:val="22"/>
                  <w:szCs w:val="22"/>
                </w:rPr>
                <w:t>空间对齐逻辑？</w:t>
              </w:r>
            </w:ins>
            <w:ins w:id="347" w:author="kyx" w:date="2026-08-04T20:55:00Z" w16du:dateUtc="2026-08-04T12:55:00Z">
              <w:r w:rsidR="00894D94">
                <w:rPr>
                  <w:rFonts w:ascii="微软雅黑 Light" w:eastAsia="微软雅黑 Light" w:hAnsi="微软雅黑 Light" w:hint="eastAsia"/>
                  <w:b/>
                  <w:sz w:val="22"/>
                  <w:szCs w:val="22"/>
                </w:rPr>
                <w:t>此处</w:t>
              </w:r>
              <w:proofErr w:type="gramStart"/>
              <w:r w:rsidR="00894D94">
                <w:rPr>
                  <w:rFonts w:ascii="微软雅黑 Light" w:eastAsia="微软雅黑 Light" w:hAnsi="微软雅黑 Light" w:hint="eastAsia"/>
                  <w:b/>
                  <w:sz w:val="22"/>
                  <w:szCs w:val="22"/>
                </w:rPr>
                <w:t>的锚点是</w:t>
              </w:r>
              <w:proofErr w:type="gramEnd"/>
              <w:r w:rsidR="00894D94">
                <w:rPr>
                  <w:rFonts w:ascii="微软雅黑 Light" w:eastAsia="微软雅黑 Light" w:hAnsi="微软雅黑 Light" w:hint="eastAsia"/>
                  <w:b/>
                  <w:sz w:val="22"/>
                  <w:szCs w:val="22"/>
                </w:rPr>
                <w:t>指？能否举例说明？</w:t>
              </w:r>
            </w:ins>
          </w:p>
          <w:p w14:paraId="19F783AC" w14:textId="3DF42F75" w:rsidR="00D668D6" w:rsidRDefault="00D668D6">
            <w:pPr>
              <w:rPr>
                <w:rFonts w:ascii="微软雅黑 Light" w:eastAsia="微软雅黑 Light" w:hAnsi="微软雅黑 Light" w:hint="eastAsia"/>
                <w:b/>
                <w:sz w:val="22"/>
                <w:szCs w:val="22"/>
              </w:rPr>
            </w:pPr>
            <w:ins w:id="348" w:author="kyx" w:date="2026-08-04T21:52:00Z" w16du:dateUtc="2026-08-04T13:52:00Z">
              <w:r>
                <w:rPr>
                  <w:rFonts w:ascii="微软雅黑 Light" w:eastAsia="微软雅黑 Light" w:hAnsi="微软雅黑 Light" w:hint="eastAsia"/>
                  <w:b/>
                  <w:sz w:val="22"/>
                  <w:szCs w:val="22"/>
                </w:rPr>
                <w:t>Q4：前面表述“子系统二、三均强依赖子系统</w:t>
              </w:r>
              <w:proofErr w:type="gramStart"/>
              <w:r>
                <w:rPr>
                  <w:rFonts w:ascii="微软雅黑 Light" w:eastAsia="微软雅黑 Light" w:hAnsi="微软雅黑 Light" w:hint="eastAsia"/>
                  <w:b/>
                  <w:sz w:val="22"/>
                  <w:szCs w:val="22"/>
                </w:rPr>
                <w:t>一</w:t>
              </w:r>
            </w:ins>
            <w:proofErr w:type="gramEnd"/>
            <w:ins w:id="349" w:author="kyx" w:date="2026-08-04T21:53:00Z" w16du:dateUtc="2026-08-04T13:53:00Z">
              <w:r>
                <w:rPr>
                  <w:rFonts w:ascii="微软雅黑 Light" w:eastAsia="微软雅黑 Light" w:hAnsi="微软雅黑 Light" w:hint="eastAsia"/>
                  <w:b/>
                  <w:sz w:val="22"/>
                  <w:szCs w:val="22"/>
                </w:rPr>
                <w:t>：</w:t>
              </w:r>
            </w:ins>
            <w:ins w:id="350" w:author="kyx" w:date="2026-08-04T21:52:00Z" w16du:dateUtc="2026-08-04T13:52:00Z">
              <w:r>
                <w:rPr>
                  <w:rFonts w:ascii="微软雅黑 Light" w:eastAsia="微软雅黑 Light" w:hAnsi="微软雅黑 Light" w:hint="eastAsia"/>
                  <w:b/>
                  <w:sz w:val="22"/>
                  <w:szCs w:val="22"/>
                </w:rPr>
                <w:t>通过融合更新事件获取定位，通过Web Mercator坐标系进行锚点转换”，</w:t>
              </w:r>
            </w:ins>
            <w:ins w:id="351" w:author="kyx" w:date="2026-08-04T21:53:00Z" w16du:dateUtc="2026-08-04T13:53:00Z">
              <w:r>
                <w:rPr>
                  <w:rFonts w:ascii="微软雅黑 Light" w:eastAsia="微软雅黑 Light" w:hAnsi="微软雅黑 Light" w:hint="eastAsia"/>
                  <w:b/>
                  <w:sz w:val="22"/>
                  <w:szCs w:val="22"/>
                </w:rPr>
                <w:t>其中，</w:t>
              </w:r>
            </w:ins>
            <w:ins w:id="352" w:author="kyx" w:date="2026-08-04T21:52:00Z" w16du:dateUtc="2026-08-04T13:52:00Z">
              <w:r>
                <w:rPr>
                  <w:rFonts w:ascii="微软雅黑 Light" w:eastAsia="微软雅黑 Light" w:hAnsi="微软雅黑 Light" w:hint="eastAsia"/>
                  <w:b/>
                  <w:sz w:val="22"/>
                  <w:szCs w:val="22"/>
                </w:rPr>
                <w:t>对于子系统二而言，如何体现</w:t>
              </w:r>
            </w:ins>
            <w:ins w:id="353" w:author="kyx" w:date="2026-08-04T21:53:00Z" w16du:dateUtc="2026-08-04T13:53:00Z">
              <w:r>
                <w:rPr>
                  <w:rFonts w:ascii="微软雅黑 Light" w:eastAsia="微软雅黑 Light" w:hAnsi="微软雅黑 Light" w:hint="eastAsia"/>
                  <w:b/>
                  <w:sz w:val="22"/>
                  <w:szCs w:val="22"/>
                </w:rPr>
                <w:t>通过Web Mercator坐标系</w:t>
              </w:r>
              <w:proofErr w:type="gramStart"/>
              <w:r>
                <w:rPr>
                  <w:rFonts w:ascii="微软雅黑 Light" w:eastAsia="微软雅黑 Light" w:hAnsi="微软雅黑 Light" w:hint="eastAsia"/>
                  <w:b/>
                  <w:sz w:val="22"/>
                  <w:szCs w:val="22"/>
                </w:rPr>
                <w:t>进行锚点转换</w:t>
              </w:r>
              <w:proofErr w:type="gramEnd"/>
              <w:r>
                <w:rPr>
                  <w:rFonts w:ascii="微软雅黑 Light" w:eastAsia="微软雅黑 Light" w:hAnsi="微软雅黑 Light" w:hint="eastAsia"/>
                  <w:b/>
                  <w:sz w:val="22"/>
                  <w:szCs w:val="22"/>
                </w:rPr>
                <w:t>？在子系统二中，</w:t>
              </w:r>
              <w:proofErr w:type="gramStart"/>
              <w:r>
                <w:rPr>
                  <w:rFonts w:ascii="微软雅黑 Light" w:eastAsia="微软雅黑 Light" w:hAnsi="微软雅黑 Light" w:hint="eastAsia"/>
                  <w:b/>
                  <w:sz w:val="22"/>
                  <w:szCs w:val="22"/>
                </w:rPr>
                <w:t>锚点具体</w:t>
              </w:r>
              <w:proofErr w:type="gramEnd"/>
              <w:r>
                <w:rPr>
                  <w:rFonts w:ascii="微软雅黑 Light" w:eastAsia="微软雅黑 Light" w:hAnsi="微软雅黑 Light" w:hint="eastAsia"/>
                  <w:b/>
                  <w:sz w:val="22"/>
                  <w:szCs w:val="22"/>
                </w:rPr>
                <w:t>是指</w:t>
              </w:r>
            </w:ins>
            <w:ins w:id="354" w:author="kyx" w:date="2026-08-04T21:54:00Z" w16du:dateUtc="2026-08-04T13:54:00Z">
              <w:r w:rsidR="006E26B8">
                <w:rPr>
                  <w:rFonts w:ascii="微软雅黑 Light" w:eastAsia="微软雅黑 Light" w:hAnsi="微软雅黑 Light" w:hint="eastAsia"/>
                  <w:b/>
                  <w:sz w:val="22"/>
                  <w:szCs w:val="22"/>
                </w:rPr>
                <w:t>研发人员指定的目的地还是？</w:t>
              </w:r>
            </w:ins>
            <w:ins w:id="355" w:author="kyx" w:date="2026-08-04T21:53:00Z" w16du:dateUtc="2026-08-04T13:53:00Z">
              <w:r>
                <w:rPr>
                  <w:rFonts w:ascii="微软雅黑 Light" w:eastAsia="微软雅黑 Light" w:hAnsi="微软雅黑 Light" w:hint="eastAsia"/>
                  <w:b/>
                  <w:sz w:val="22"/>
                  <w:szCs w:val="22"/>
                </w:rPr>
                <w:t>以及</w:t>
              </w:r>
            </w:ins>
            <w:ins w:id="356" w:author="kyx" w:date="2026-08-04T21:54:00Z" w16du:dateUtc="2026-08-04T13:54:00Z">
              <w:r>
                <w:rPr>
                  <w:rFonts w:ascii="微软雅黑 Light" w:eastAsia="微软雅黑 Light" w:hAnsi="微软雅黑 Light" w:hint="eastAsia"/>
                  <w:b/>
                  <w:sz w:val="22"/>
                  <w:szCs w:val="22"/>
                </w:rPr>
                <w:t>也是</w:t>
              </w:r>
            </w:ins>
            <w:ins w:id="357" w:author="kyx" w:date="2026-08-04T21:53:00Z" w16du:dateUtc="2026-08-04T13:53:00Z">
              <w:r>
                <w:rPr>
                  <w:rFonts w:ascii="微软雅黑 Light" w:eastAsia="微软雅黑 Light" w:hAnsi="微软雅黑 Light" w:hint="eastAsia"/>
                  <w:b/>
                  <w:sz w:val="22"/>
                  <w:szCs w:val="22"/>
                </w:rPr>
                <w:t>转换</w:t>
              </w:r>
            </w:ins>
            <w:ins w:id="358" w:author="kyx" w:date="2026-08-04T21:54:00Z" w16du:dateUtc="2026-08-04T13:54:00Z">
              <w:r>
                <w:rPr>
                  <w:rFonts w:ascii="微软雅黑 Light" w:eastAsia="微软雅黑 Light" w:hAnsi="微软雅黑 Light" w:hint="eastAsia"/>
                  <w:b/>
                  <w:sz w:val="22"/>
                  <w:szCs w:val="22"/>
                </w:rPr>
                <w:t>为3D虚拟场景坐标么</w:t>
              </w:r>
            </w:ins>
            <w:ins w:id="359" w:author="kyx" w:date="2026-08-04T21:53:00Z" w16du:dateUtc="2026-08-04T13:53:00Z">
              <w:r>
                <w:rPr>
                  <w:rFonts w:ascii="微软雅黑 Light" w:eastAsia="微软雅黑 Light" w:hAnsi="微软雅黑 Light" w:hint="eastAsia"/>
                  <w:b/>
                  <w:sz w:val="22"/>
                  <w:szCs w:val="22"/>
                </w:rPr>
                <w:t>？</w:t>
              </w:r>
            </w:ins>
          </w:p>
          <w:p>
            <w:pPr>
              <w:spacing w:before="60" w:after="60"/>
            </w:pPr>
            <w:ins w:id="2083" w:author="王鑫" w:date="2026-08-12T00:00:00Z">
              <w:r>
                <w:rPr>
                  <w:rFonts w:hint="eastAsia" w:ascii="微软雅黑 Light" w:hAnsi="微软雅黑 Light" w:eastAsia="微软雅黑 Light"/>
                  <w:b/>
                  <w:color w:val="C00000"/>
                  <w:sz w:val="21"/>
                  <w:szCs w:val="21"/>
                </w:rPr>
                <w:t xml:space="preserve">【答复】</w:t>
              </w:r>
            </w:ins>
            <w:ins w:id="2084" w:author="王鑫" w:date="2026-08-12T00:00:00Z">
              <w:r>
                <w:rPr>
                  <w:rFonts w:hint="eastAsia" w:ascii="微软雅黑 Light" w:hAnsi="微软雅黑 Light" w:eastAsia="微软雅黑 Light"/>
                  <w:color w:val="C00000"/>
                  <w:sz w:val="21"/>
                  <w:szCs w:val="21"/>
                </w:rPr>
                <w:t xml:space="preserve">(发明人确认)子系统二自身不做 Web Mercator 锚点转换。该表述的含义是:回放数据流经子系统一(fusionupdate)后,最终由子系统三利用子系统一建立的 Web Mercator 坐标系完成锚点(虚拟内容)坐标转换;子系统二通过保证"回放数据与真实数据一致"(fakeGps 注入→同一链路)而间接满足该依赖,使子系统三在回放模式下无需修改即可验证锚点对齐。子系统二回放区间起止点(startAt/endAt)仅用于选取轨迹子区间,不涉及 Web Mercator 转换。</w:t>
              </w:r>
            </w:ins>
          </w:p>
          <w:p w14:paraId="0631BCB8" w14:textId="6E12C5B5" w:rsidR="00AC2871" w:rsidRDefault="00AC2871" w:rsidP="00AC2871">
            <w:pPr>
              <w:rPr>
                <w:rFonts w:ascii="微软雅黑 Light" w:eastAsia="微软雅黑 Light" w:hAnsi="微软雅黑 Light" w:hint="eastAsia"/>
                <w:b/>
                <w:sz w:val="22"/>
                <w:szCs w:val="22"/>
              </w:rPr>
            </w:pPr>
            <w:ins w:id="360" w:author="kyx" w:date="2026-08-04T21:56:00Z" w16du:dateUtc="2026-08-04T13:56:00Z">
              <w:r w:rsidRPr="00AC2871">
                <w:rPr>
                  <w:rFonts w:ascii="微软雅黑 Light" w:eastAsia="微软雅黑 Light" w:hAnsi="微软雅黑 Light" w:hint="eastAsia"/>
                  <w:b/>
                  <w:sz w:val="22"/>
                  <w:szCs w:val="22"/>
                  <w:highlight w:val="cyan"/>
                </w:rPr>
                <w:t>待确认：子系统</w:t>
              </w:r>
            </w:ins>
            <w:ins w:id="361" w:author="kyx" w:date="2026-08-04T21:57:00Z" w16du:dateUtc="2026-08-04T13:57:00Z">
              <w:r>
                <w:rPr>
                  <w:rFonts w:ascii="微软雅黑 Light" w:eastAsia="微软雅黑 Light" w:hAnsi="微软雅黑 Light" w:hint="eastAsia"/>
                  <w:b/>
                  <w:sz w:val="22"/>
                  <w:szCs w:val="22"/>
                  <w:highlight w:val="cyan"/>
                </w:rPr>
                <w:t>二</w:t>
              </w:r>
            </w:ins>
            <w:ins w:id="362" w:author="kyx" w:date="2026-08-04T21:56:00Z" w16du:dateUtc="2026-08-04T13:56:00Z">
              <w:r w:rsidRPr="00AC2871">
                <w:rPr>
                  <w:rFonts w:ascii="微软雅黑 Light" w:eastAsia="微软雅黑 Light" w:hAnsi="微软雅黑 Light" w:hint="eastAsia"/>
                  <w:b/>
                  <w:sz w:val="22"/>
                  <w:szCs w:val="22"/>
                  <w:highlight w:val="cyan"/>
                </w:rPr>
                <w:t>中，哪些是基于现有技术实现?</w:t>
              </w:r>
            </w:ins>
            <w:ins w:id="363" w:author="kyx" w:date="2026-08-04T21:57:00Z" w16du:dateUtc="2026-08-04T13:57:00Z">
              <w:r>
                <w:rPr>
                  <w:rFonts w:ascii="微软雅黑 Light" w:eastAsia="微软雅黑 Light" w:hAnsi="微软雅黑 Light" w:hint="eastAsia"/>
                  <w:b/>
                  <w:sz w:val="22"/>
                  <w:szCs w:val="22"/>
                  <w:highlight w:val="cyan"/>
                </w:rPr>
                <w:t>哪些是我们的核心改进</w:t>
              </w:r>
              <w:r>
                <w:rPr>
                  <w:rFonts w:ascii="微软雅黑 Light" w:eastAsia="微软雅黑 Light" w:hAnsi="微软雅黑 Light" w:hint="eastAsia"/>
                  <w:b/>
                  <w:sz w:val="22"/>
                  <w:szCs w:val="22"/>
                </w:rPr>
                <w:t>?</w:t>
              </w:r>
            </w:ins>
          </w:p>
          <w:p>
            <w:pPr>
              <w:spacing w:before="60" w:after="60"/>
            </w:pPr>
            <w:ins w:id="2085" w:author="王鑫" w:date="2026-08-12T00:00:00Z">
              <w:r>
                <w:rPr>
                  <w:rFonts w:hint="eastAsia" w:ascii="微软雅黑 Light" w:hAnsi="微软雅黑 Light" w:eastAsia="微软雅黑 Light"/>
                  <w:b/>
                  <w:color w:val="C00000"/>
                  <w:sz w:val="21"/>
                  <w:szCs w:val="21"/>
                </w:rPr>
                <w:t xml:space="preserve">【答复】</w:t>
              </w:r>
            </w:ins>
            <w:ins w:id="2086" w:author="王鑫" w:date="2026-08-12T00:00:00Z">
              <w:r>
                <w:rPr>
                  <w:rFonts w:hint="eastAsia" w:ascii="微软雅黑 Light" w:hAnsi="微软雅黑 Light" w:eastAsia="微软雅黑 Light"/>
                  <w:color w:val="C00000"/>
                  <w:sz w:val="21"/>
                  <w:szCs w:val="21"/>
                </w:rPr>
                <w:t xml:space="preserve">逐模块分析如下：
**【现有技术】**
(a) **GCJ02→WGS84 坐标还原**：GCJ02（火星坐标系）是中国国家标准 GB 20263—2006 规定的强制性加密坐标系。虽然官方加密算法未公开，但开源社区已通过逆向工程实现了双向转换算法（如 coordtransform 库），精度可达 0.5–5 米。因此 GCJ02→WGS84 的还原转换属于现有公开技术。
(b) **setInterval 按 1000ms 间隔时间线驱动**：setInterval 是 JavaScript/浏览器标准 API（MDN），以固定时间间隔遍历数据数组进行回放是最基础的定时器应用模式，属于现有技术。
(c) **CustomEvent 事件机制**（fakeGps 内部触发 gpsupdate 自定义事件、FusionLocationManager 监听事件）：CustomEvent 构造函数 + dispatchEvent + addEventListener 是 Web 标准 API（MDN CustomEvent API，Baseline Widely Available since July 2015），属于现有技术。
(d) **EKF（扩展卡尔曼滤波）融合算法**：EKF 是机器人学、导航领域的标准算法，广泛用于 IMU/GPS 传感器融合。公开实现如 Generalized-filter（GitHub），学术文献如 ION NAVI vol.73 的 Android EKF GNSS/INS 融合，均为公开现有技术。
(e) **Web Mercator（EPSG:3857）坐标投影**：是 OGC/EPSG 注册的标准投影坐标系，转换公式公开（x = R·λ, y = R·ln(tan(π/4 + φ/2))），被 Google Maps、OpenStreetMap 等广泛使用，属于现有技术。
(f) **heading 坐标系转换中的磁北/真北偏差修正**：磁偏角修正是已知的地理信息技术，公开 API 如 W3C AbsoluteOrientationSensor 提供相对于地球参考系的四元数，设备方向（portrait/landscape）对轴映射的影响也是已知的移动端开发常识。
**【核心改进/创新点（此为推断）】**
(g) **fakeGps/fakeSensorData 注入架构设计**——在 WebXR/AR 定位融合系统中，设计专门的回放数据注入接口（fakeGps() 注入 GPS、fakeSensorData() 注入 IMU），使得回放数据以与真实传感器完全相同的 CustomEvent 事件形式进入 EKF 融合管线。虽然传感器模拟测试是通用概念，但将 fakeGps/fakeSensorData 作为 GlobalXrManager 的一等接口、并与 EKF 融合系统通过 CustomEvent 桥接，形成"录制→回放→注入→融合→下游透明"的完整闭环，这一架构在 AR 定位测试验证领域未见公开完全相同的方案，推断为创新点。
(h) **heading 回放的完整坐标系转换链**——从地球参考系→设备参考系→Three.js 坐标系的完整转换链，并同时考虑磁北/真北偏差与设备握持方向（portrait/landscape）对轴映射的组合影响，在回放场景下复现录制时的观察方向。虽然各环节单独来看有公开依据，但将三者串联并在回放系统中工程化实现形成一个完整的 heading 回放方案，推断为工程创新。
(i) **回放模式下融合事件保持发布的下游透明架构**——子系统一在回放模式下仍然发布 fusionupdate 事件（仅数据来源切换），子系统三无需修改即可验证虚拟锚点空间对齐。这种"数据源切换对下游完全透明"的事件驱动回放架构在 AR/XR 定位系统测试验证场景中推断具有新颖性。
(j) **TrackRecord JSON 数据格式**——录制的轨迹数据组织格式（包含 GCJ02 坐标、sensorData、heading、时间戳等字段的 JSON 结构），推断为自定义设计。</w:t>
              </w:r>
            </w:ins>
          </w:p>
          <w:p w14:paraId="22F839E8" w14:textId="77777777" w:rsidR="00AC2871" w:rsidRPr="00AC2871" w:rsidRDefault="00AC2871">
            <w:pPr>
              <w:rPr>
                <w:rFonts w:ascii="微软雅黑 Light" w:eastAsia="微软雅黑 Light" w:hAnsi="微软雅黑 Light" w:hint="eastAsia"/>
                <w:b/>
                <w:sz w:val="22"/>
                <w:szCs w:val="22"/>
              </w:rPr>
            </w:pPr>
          </w:p>
          <w:p w14:paraId="338F015A" w14:textId="45CECC85"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yellow"/>
              </w:rPr>
              <w:t>子系统三：基于空间智能代理的</w:t>
            </w:r>
            <w:proofErr w:type="gramStart"/>
            <w:r w:rsidRPr="008611B7">
              <w:rPr>
                <w:rFonts w:ascii="微软雅黑 Light" w:eastAsia="微软雅黑 Light" w:hAnsi="微软雅黑 Light" w:hint="eastAsia"/>
                <w:b/>
                <w:sz w:val="22"/>
                <w:szCs w:val="22"/>
                <w:highlight w:val="yellow"/>
              </w:rPr>
              <w:t>语义锚点动态</w:t>
            </w:r>
            <w:proofErr w:type="gramEnd"/>
            <w:r w:rsidRPr="008611B7">
              <w:rPr>
                <w:rFonts w:ascii="微软雅黑 Light" w:eastAsia="微软雅黑 Light" w:hAnsi="微软雅黑 Light" w:hint="eastAsia"/>
                <w:b/>
                <w:sz w:val="22"/>
                <w:szCs w:val="22"/>
                <w:highlight w:val="yellow"/>
              </w:rPr>
              <w:t>生成子系统</w:t>
            </w:r>
            <w:ins w:id="364" w:author="kyx" w:date="2026-08-02T11:10:00Z" w16du:dateUtc="2026-08-02T03:10:00Z">
              <w:r w:rsidR="0073019C">
                <w:rPr>
                  <w:rFonts w:ascii="微软雅黑 Light" w:eastAsia="微软雅黑 Light" w:hAnsi="微软雅黑 Light" w:hint="eastAsia"/>
                  <w:b/>
                  <w:sz w:val="22"/>
                  <w:szCs w:val="22"/>
                  <w:highlight w:val="yellow"/>
                </w:rPr>
                <w:t>（</w:t>
              </w:r>
            </w:ins>
            <w:ins w:id="365" w:author="kyx" w:date="2026-08-04T21:25:00Z" w16du:dateUtc="2026-08-04T13:25:00Z">
              <w:r w:rsidR="008D2B89">
                <w:rPr>
                  <w:rFonts w:ascii="微软雅黑 Light" w:eastAsia="微软雅黑 Light" w:hAnsi="微软雅黑 Light" w:hint="eastAsia"/>
                  <w:b/>
                  <w:sz w:val="22"/>
                  <w:szCs w:val="22"/>
                  <w:highlight w:val="yellow"/>
                </w:rPr>
                <w:t>Q1，</w:t>
              </w:r>
            </w:ins>
            <w:ins w:id="366" w:author="kyx" w:date="2026-08-02T11:10:00Z" w16du:dateUtc="2026-08-02T03:10:00Z">
              <w:r w:rsidR="0073019C">
                <w:rPr>
                  <w:rFonts w:ascii="微软雅黑 Light" w:eastAsia="微软雅黑 Light" w:hAnsi="微软雅黑 Light" w:hint="eastAsia"/>
                  <w:b/>
                  <w:sz w:val="22"/>
                  <w:szCs w:val="22"/>
                  <w:highlight w:val="yellow"/>
                </w:rPr>
                <w:t>如何理解</w:t>
              </w:r>
              <w:proofErr w:type="gramStart"/>
              <w:r w:rsidR="0073019C">
                <w:rPr>
                  <w:rFonts w:ascii="微软雅黑 Light" w:eastAsia="微软雅黑 Light" w:hAnsi="微软雅黑 Light" w:hint="eastAsia"/>
                  <w:b/>
                  <w:sz w:val="22"/>
                  <w:szCs w:val="22"/>
                  <w:highlight w:val="yellow"/>
                </w:rPr>
                <w:t>语义锚点动态</w:t>
              </w:r>
            </w:ins>
            <w:proofErr w:type="gramEnd"/>
            <w:ins w:id="367" w:author="kyx" w:date="2026-08-04T20:55:00Z" w16du:dateUtc="2026-08-04T12:55:00Z">
              <w:r w:rsidR="00894D94">
                <w:rPr>
                  <w:rFonts w:ascii="微软雅黑 Light" w:eastAsia="微软雅黑 Light" w:hAnsi="微软雅黑 Light" w:hint="eastAsia"/>
                  <w:b/>
                  <w:sz w:val="22"/>
                  <w:szCs w:val="22"/>
                  <w:highlight w:val="yellow"/>
                </w:rPr>
                <w:t>生成，</w:t>
              </w:r>
            </w:ins>
            <w:ins w:id="368" w:author="kyx" w:date="2026-08-04T21:23:00Z" w16du:dateUtc="2026-08-04T13:23:00Z">
              <w:r w:rsidR="008D2B89">
                <w:rPr>
                  <w:rFonts w:ascii="微软雅黑 Light" w:eastAsia="微软雅黑 Light" w:hAnsi="微软雅黑 Light" w:hint="eastAsia"/>
                  <w:b/>
                  <w:sz w:val="22"/>
                  <w:szCs w:val="22"/>
                  <w:highlight w:val="yellow"/>
                </w:rPr>
                <w:t>最终子系统三的生成结果</w:t>
              </w:r>
            </w:ins>
            <w:ins w:id="369" w:author="kyx" w:date="2026-08-04T21:24:00Z" w16du:dateUtc="2026-08-04T13:24:00Z">
              <w:r w:rsidR="008D2B89">
                <w:rPr>
                  <w:rFonts w:ascii="微软雅黑 Light" w:eastAsia="微软雅黑 Light" w:hAnsi="微软雅黑 Light" w:hint="eastAsia"/>
                  <w:b/>
                  <w:sz w:val="22"/>
                  <w:szCs w:val="22"/>
                  <w:highlight w:val="yellow"/>
                </w:rPr>
                <w:t>是指标注出用户感兴趣的地点</w:t>
              </w:r>
            </w:ins>
            <w:ins w:id="370" w:author="kyx" w:date="2026-08-04T21:23:00Z" w16du:dateUtc="2026-08-04T13:23:00Z">
              <w:r w:rsidR="008D2B89">
                <w:rPr>
                  <w:rFonts w:ascii="微软雅黑 Light" w:eastAsia="微软雅黑 Light" w:hAnsi="微软雅黑 Light" w:hint="eastAsia"/>
                  <w:b/>
                  <w:sz w:val="22"/>
                  <w:szCs w:val="22"/>
                  <w:highlight w:val="yellow"/>
                </w:rPr>
                <w:t>？</w:t>
              </w:r>
            </w:ins>
            <w:ins w:id="371" w:author="kyx" w:date="2026-08-04T21:24:00Z" w16du:dateUtc="2026-08-04T13:24:00Z">
              <w:r w:rsidR="008D2B89">
                <w:rPr>
                  <w:rFonts w:ascii="微软雅黑 Light" w:eastAsia="微软雅黑 Light" w:hAnsi="微软雅黑 Light" w:hint="eastAsia"/>
                  <w:b/>
                  <w:sz w:val="22"/>
                  <w:szCs w:val="22"/>
                  <w:highlight w:val="yellow"/>
                </w:rPr>
                <w:t xml:space="preserve">进一步会基于用户感兴趣的地点进行虚实画面融合？ </w:t>
              </w:r>
            </w:ins>
            <w:ins w:id="372" w:author="kyx" w:date="2026-08-04T21:25:00Z" w16du:dateUtc="2026-08-04T13:25:00Z">
              <w:r w:rsidR="008D2B89">
                <w:rPr>
                  <w:rFonts w:ascii="微软雅黑 Light" w:eastAsia="微软雅黑 Light" w:hAnsi="微软雅黑 Light" w:hint="eastAsia"/>
                  <w:b/>
                  <w:sz w:val="22"/>
                  <w:szCs w:val="22"/>
                  <w:highlight w:val="yellow"/>
                </w:rPr>
                <w:t>Q2，</w:t>
              </w:r>
            </w:ins>
            <w:ins w:id="373" w:author="kyx" w:date="2026-08-04T21:24:00Z" w16du:dateUtc="2026-08-04T13:24:00Z">
              <w:r w:rsidR="008D2B89">
                <w:rPr>
                  <w:rFonts w:ascii="微软雅黑 Light" w:eastAsia="微软雅黑 Light" w:hAnsi="微软雅黑 Light" w:hint="eastAsia"/>
                  <w:b/>
                  <w:sz w:val="22"/>
                  <w:szCs w:val="22"/>
                  <w:highlight w:val="yellow"/>
                </w:rPr>
                <w:t>子系统三动态</w:t>
              </w:r>
            </w:ins>
            <w:ins w:id="374" w:author="kyx" w:date="2026-08-04T21:25:00Z" w16du:dateUtc="2026-08-04T13:25:00Z">
              <w:r w:rsidR="008D2B89">
                <w:rPr>
                  <w:rFonts w:ascii="微软雅黑 Light" w:eastAsia="微软雅黑 Light" w:hAnsi="微软雅黑 Light" w:hint="eastAsia"/>
                  <w:b/>
                  <w:sz w:val="22"/>
                  <w:szCs w:val="22"/>
                  <w:highlight w:val="yellow"/>
                </w:rPr>
                <w:t>生成的</w:t>
              </w:r>
              <w:proofErr w:type="gramStart"/>
              <w:r w:rsidR="008D2B89">
                <w:rPr>
                  <w:rFonts w:ascii="微软雅黑 Light" w:eastAsia="微软雅黑 Light" w:hAnsi="微软雅黑 Light" w:hint="eastAsia"/>
                  <w:b/>
                  <w:sz w:val="22"/>
                  <w:szCs w:val="22"/>
                  <w:highlight w:val="yellow"/>
                </w:rPr>
                <w:t>语义锚点</w:t>
              </w:r>
            </w:ins>
            <w:ins w:id="375" w:author="kyx" w:date="2026-08-04T20:55:00Z" w16du:dateUtc="2026-08-04T12:55:00Z">
              <w:r w:rsidR="00894D94">
                <w:rPr>
                  <w:rFonts w:ascii="微软雅黑 Light" w:eastAsia="微软雅黑 Light" w:hAnsi="微软雅黑 Light" w:hint="eastAsia"/>
                  <w:b/>
                  <w:sz w:val="22"/>
                  <w:szCs w:val="22"/>
                  <w:highlight w:val="yellow"/>
                </w:rPr>
                <w:t>与</w:t>
              </w:r>
              <w:proofErr w:type="gramEnd"/>
              <w:r w:rsidR="00894D94">
                <w:rPr>
                  <w:rFonts w:ascii="微软雅黑 Light" w:eastAsia="微软雅黑 Light" w:hAnsi="微软雅黑 Light" w:hint="eastAsia"/>
                  <w:b/>
                  <w:sz w:val="22"/>
                  <w:szCs w:val="22"/>
                  <w:highlight w:val="yellow"/>
                </w:rPr>
                <w:t>子系统二中的</w:t>
              </w:r>
              <w:proofErr w:type="gramStart"/>
              <w:r w:rsidR="00894D94">
                <w:rPr>
                  <w:rFonts w:ascii="微软雅黑 Light" w:eastAsia="微软雅黑 Light" w:hAnsi="微软雅黑 Light" w:hint="eastAsia"/>
                  <w:b/>
                  <w:sz w:val="22"/>
                  <w:szCs w:val="22"/>
                  <w:highlight w:val="yellow"/>
                </w:rPr>
                <w:t>虚拟锚点的</w:t>
              </w:r>
              <w:proofErr w:type="gramEnd"/>
              <w:r w:rsidR="00894D94">
                <w:rPr>
                  <w:rFonts w:ascii="微软雅黑 Light" w:eastAsia="微软雅黑 Light" w:hAnsi="微软雅黑 Light" w:hint="eastAsia"/>
                  <w:b/>
                  <w:sz w:val="22"/>
                  <w:szCs w:val="22"/>
                  <w:highlight w:val="yellow"/>
                </w:rPr>
                <w:t>关系是？</w:t>
              </w:r>
            </w:ins>
            <w:ins w:id="376" w:author="kyx" w:date="2026-08-02T11:10:00Z" w16du:dateUtc="2026-08-02T03:10:00Z">
              <w:r w:rsidR="0073019C">
                <w:rPr>
                  <w:rFonts w:ascii="微软雅黑 Light" w:eastAsia="微软雅黑 Light" w:hAnsi="微软雅黑 Light" w:hint="eastAsia"/>
                  <w:b/>
                  <w:sz w:val="22"/>
                  <w:szCs w:val="22"/>
                  <w:highlight w:val="yellow"/>
                </w:rPr>
                <w:t>）</w:t>
              </w:r>
            </w:ins>
          </w:p>
          <w:p>
            <w:pPr>
              <w:spacing w:before="60" w:after="60"/>
            </w:pPr>
            <w:ins w:id="2087" w:author="王鑫" w:date="2026-08-12T00:00:00Z">
              <w:r>
                <w:rPr>
                  <w:rFonts w:hint="eastAsia" w:ascii="微软雅黑 Light" w:hAnsi="微软雅黑 Light" w:eastAsia="微软雅黑 Light"/>
                  <w:b/>
                  <w:color w:val="C00000"/>
                  <w:sz w:val="21"/>
                  <w:szCs w:val="21"/>
                </w:rPr>
                <w:t xml:space="preserve">【答复】</w:t>
              </w:r>
            </w:ins>
            <w:ins w:id="2088" w:author="王鑫" w:date="2026-08-12T00:00:00Z">
              <w:r>
                <w:rPr>
                  <w:rFonts w:hint="eastAsia" w:ascii="微软雅黑 Light" w:hAnsi="微软雅黑 Light" w:eastAsia="微软雅黑 Light"/>
                  <w:color w:val="C00000"/>
                  <w:sz w:val="21"/>
                  <w:szCs w:val="21"/>
                </w:rPr>
                <w:t xml:space="preserve">是的。根据文档描述，子系统三的生成结果包含两个层面：(1) 标注用户感兴趣的地点——文档(4)节明确说明将 POI 的 WGS84 经纬度转换为 Three.js 世界坐标后，按意图类别加载对应的 GLTF 模型（如学校显示校园模型、医院显示红十字图标），这即是在三维场景中标注出用户感兴趣的地点；(2) 基于标注点进行虚实画面融合——文档(5)节说明通过 WebXR Lighting Estimation API 和 Depth Sensing API 实现光照一致与深度遮挡，将虚拟场景与真实环境融合叠加。</w:t>
              </w:r>
            </w:ins>
          </w:p>
          <w:p>
            <w:pPr>
              <w:spacing w:before="60" w:after="60"/>
            </w:pPr>
            <w:ins w:id="2089" w:author="王鑫" w:date="2026-08-12T00:00:00Z">
              <w:r>
                <w:rPr>
                  <w:rFonts w:hint="eastAsia" w:ascii="微软雅黑 Light" w:hAnsi="微软雅黑 Light" w:eastAsia="微软雅黑 Light"/>
                  <w:b/>
                  <w:color w:val="C00000"/>
                  <w:sz w:val="21"/>
                  <w:szCs w:val="21"/>
                </w:rPr>
                <w:t xml:space="preserve">【答复】</w:t>
              </w:r>
            </w:ins>
            <w:ins w:id="2090" w:author="王鑫" w:date="2026-08-12T00:00:00Z">
              <w:r>
                <w:rPr>
                  <w:rFonts w:hint="eastAsia" w:ascii="微软雅黑 Light" w:hAnsi="微软雅黑 Light" w:eastAsia="微软雅黑 Light"/>
                  <w:color w:val="C00000"/>
                  <w:sz w:val="21"/>
                  <w:szCs w:val="21"/>
                </w:rPr>
                <w:t xml:space="preserve">(发明人确认)两者为同一概念——均指放置在真实地理坐标上的虚拟内容(如 POI 的 3D 模型/标注);子系统三按用户意图动态生成语义锚点,子系统二在回放模式下验证其空间对齐逻辑(回放数据驱动子系统一→子系统三,锚点照常生成与对齐)。</w:t>
              </w:r>
            </w:ins>
          </w:p>
          <w:p w14:paraId="10339DE2" w14:textId="7D1BC011" w:rsidR="005E55A8" w:rsidRDefault="00000000">
            <w:pPr>
              <w:rPr>
                <w:rFonts w:ascii="微软雅黑 Light" w:eastAsia="微软雅黑 Light" w:hAnsi="微软雅黑 Light" w:hint="eastAsia"/>
                <w:b/>
                <w:sz w:val="22"/>
                <w:szCs w:val="22"/>
              </w:rPr>
            </w:pPr>
            <w:r w:rsidRPr="008611B7">
              <w:rPr>
                <w:rFonts w:ascii="微软雅黑 Light" w:eastAsia="微软雅黑 Light" w:hAnsi="微软雅黑 Light" w:hint="eastAsia"/>
                <w:b/>
                <w:sz w:val="22"/>
                <w:szCs w:val="22"/>
                <w:highlight w:val="green"/>
              </w:rPr>
              <w:t xml:space="preserve">核心架构：空间智能代理 + 多模态意图识别 + 语义化POI查询 + </w:t>
            </w:r>
            <w:proofErr w:type="gramStart"/>
            <w:r w:rsidRPr="008611B7">
              <w:rPr>
                <w:rFonts w:ascii="微软雅黑 Light" w:eastAsia="微软雅黑 Light" w:hAnsi="微软雅黑 Light" w:hint="eastAsia"/>
                <w:b/>
                <w:sz w:val="22"/>
                <w:szCs w:val="22"/>
                <w:highlight w:val="green"/>
              </w:rPr>
              <w:t>锚点生成</w:t>
            </w:r>
            <w:proofErr w:type="gramEnd"/>
            <w:r w:rsidRPr="008611B7">
              <w:rPr>
                <w:rFonts w:ascii="微软雅黑 Light" w:eastAsia="微软雅黑 Light" w:hAnsi="微软雅黑 Light" w:hint="eastAsia"/>
                <w:b/>
                <w:sz w:val="22"/>
                <w:szCs w:val="22"/>
                <w:highlight w:val="green"/>
              </w:rPr>
              <w:t xml:space="preserve"> + </w:t>
            </w:r>
            <w:proofErr w:type="spellStart"/>
            <w:r w:rsidRPr="008611B7">
              <w:rPr>
                <w:rFonts w:ascii="微软雅黑 Light" w:eastAsia="微软雅黑 Light" w:hAnsi="微软雅黑 Light" w:hint="eastAsia"/>
                <w:b/>
                <w:sz w:val="22"/>
                <w:szCs w:val="22"/>
                <w:highlight w:val="green"/>
              </w:rPr>
              <w:t>WebXR</w:t>
            </w:r>
            <w:proofErr w:type="spellEnd"/>
            <w:r w:rsidRPr="008611B7">
              <w:rPr>
                <w:rFonts w:ascii="微软雅黑 Light" w:eastAsia="微软雅黑 Light" w:hAnsi="微软雅黑 Light" w:hint="eastAsia"/>
                <w:b/>
                <w:sz w:val="22"/>
                <w:szCs w:val="22"/>
                <w:highlight w:val="green"/>
              </w:rPr>
              <w:t>虚实融合</w:t>
            </w:r>
            <w:ins w:id="377" w:author="kyx" w:date="2026-08-04T20:57:00Z" w16du:dateUtc="2026-08-04T12:57:00Z">
              <w:r w:rsidR="00894D94">
                <w:rPr>
                  <w:rFonts w:ascii="微软雅黑 Light" w:eastAsia="微软雅黑 Light" w:hAnsi="微软雅黑 Light" w:hint="eastAsia"/>
                  <w:b/>
                  <w:sz w:val="22"/>
                  <w:szCs w:val="22"/>
                  <w:highlight w:val="green"/>
                </w:rPr>
                <w:t>（看图</w:t>
              </w:r>
              <w:r w:rsidR="00894D94">
                <w:rPr>
                  <w:rFonts w:ascii="微软雅黑 Light" w:eastAsia="微软雅黑 Light" w:hAnsi="微软雅黑 Light" w:hint="eastAsia"/>
                  <w:b/>
                  <w:sz w:val="22"/>
                  <w:szCs w:val="22"/>
                  <w:highlight w:val="green"/>
                </w:rPr>
                <w:lastRenderedPageBreak/>
                <w:t>1，</w:t>
              </w:r>
            </w:ins>
            <w:ins w:id="378" w:author="kyx" w:date="2026-08-04T21:21:00Z" w16du:dateUtc="2026-08-04T13:21:00Z">
              <w:r w:rsidR="008D2B89">
                <w:rPr>
                  <w:rFonts w:ascii="微软雅黑 Light" w:eastAsia="微软雅黑 Light" w:hAnsi="微软雅黑 Light" w:hint="eastAsia"/>
                  <w:b/>
                  <w:sz w:val="22"/>
                  <w:szCs w:val="22"/>
                  <w:highlight w:val="green"/>
                </w:rPr>
                <w:t>示意的是</w:t>
              </w:r>
            </w:ins>
            <w:ins w:id="379" w:author="kyx" w:date="2026-08-04T20:57:00Z" w16du:dateUtc="2026-08-04T12:57:00Z">
              <w:r w:rsidR="00894D94">
                <w:rPr>
                  <w:rFonts w:ascii="微软雅黑 Light" w:eastAsia="微软雅黑 Light" w:hAnsi="微软雅黑 Light" w:hint="eastAsia"/>
                  <w:b/>
                  <w:sz w:val="22"/>
                  <w:szCs w:val="22"/>
                  <w:highlight w:val="green"/>
                </w:rPr>
                <w:t>子系统三就是空间智能代理，空间智能代理包括</w:t>
              </w:r>
              <w:r w:rsidR="00894D94" w:rsidRPr="008611B7">
                <w:rPr>
                  <w:rFonts w:ascii="微软雅黑 Light" w:eastAsia="微软雅黑 Light" w:hAnsi="微软雅黑 Light" w:hint="eastAsia"/>
                  <w:b/>
                  <w:sz w:val="22"/>
                  <w:szCs w:val="22"/>
                  <w:highlight w:val="green"/>
                </w:rPr>
                <w:t xml:space="preserve">多模态意图识别 + 语义化POI查询 + </w:t>
              </w:r>
              <w:proofErr w:type="gramStart"/>
              <w:r w:rsidR="00894D94" w:rsidRPr="008611B7">
                <w:rPr>
                  <w:rFonts w:ascii="微软雅黑 Light" w:eastAsia="微软雅黑 Light" w:hAnsi="微软雅黑 Light" w:hint="eastAsia"/>
                  <w:b/>
                  <w:sz w:val="22"/>
                  <w:szCs w:val="22"/>
                  <w:highlight w:val="green"/>
                </w:rPr>
                <w:t>锚点生成</w:t>
              </w:r>
              <w:proofErr w:type="gramEnd"/>
              <w:r w:rsidR="00894D94" w:rsidRPr="008611B7">
                <w:rPr>
                  <w:rFonts w:ascii="微软雅黑 Light" w:eastAsia="微软雅黑 Light" w:hAnsi="微软雅黑 Light" w:hint="eastAsia"/>
                  <w:b/>
                  <w:sz w:val="22"/>
                  <w:szCs w:val="22"/>
                  <w:highlight w:val="green"/>
                </w:rPr>
                <w:t xml:space="preserve"> + </w:t>
              </w:r>
              <w:proofErr w:type="spellStart"/>
              <w:r w:rsidR="00894D94" w:rsidRPr="008611B7">
                <w:rPr>
                  <w:rFonts w:ascii="微软雅黑 Light" w:eastAsia="微软雅黑 Light" w:hAnsi="微软雅黑 Light" w:hint="eastAsia"/>
                  <w:b/>
                  <w:sz w:val="22"/>
                  <w:szCs w:val="22"/>
                  <w:highlight w:val="green"/>
                </w:rPr>
                <w:t>WebXR</w:t>
              </w:r>
              <w:proofErr w:type="spellEnd"/>
              <w:r w:rsidR="00894D94" w:rsidRPr="008611B7">
                <w:rPr>
                  <w:rFonts w:ascii="微软雅黑 Light" w:eastAsia="微软雅黑 Light" w:hAnsi="微软雅黑 Light" w:hint="eastAsia"/>
                  <w:b/>
                  <w:sz w:val="22"/>
                  <w:szCs w:val="22"/>
                  <w:highlight w:val="green"/>
                </w:rPr>
                <w:t>虚实融合</w:t>
              </w:r>
              <w:r w:rsidR="00894D94">
                <w:rPr>
                  <w:rFonts w:ascii="微软雅黑 Light" w:eastAsia="微软雅黑 Light" w:hAnsi="微软雅黑 Light" w:hint="eastAsia"/>
                  <w:b/>
                  <w:sz w:val="22"/>
                  <w:szCs w:val="22"/>
                  <w:highlight w:val="green"/>
                </w:rPr>
                <w:t>？）</w:t>
              </w:r>
            </w:ins>
          </w:p>
          <w:p>
            <w:pPr>
              <w:spacing w:before="60" w:after="60"/>
            </w:pPr>
            <w:ins w:id="2091" w:author="王鑫" w:date="2026-08-12T00:00:00Z">
              <w:r>
                <w:rPr>
                  <w:rFonts w:hint="eastAsia" w:ascii="微软雅黑 Light" w:hAnsi="微软雅黑 Light" w:eastAsia="微软雅黑 Light"/>
                  <w:b/>
                  <w:color w:val="C00000"/>
                  <w:sz w:val="21"/>
                  <w:szCs w:val="21"/>
                </w:rPr>
                <w:t xml:space="preserve">【答复】</w:t>
              </w:r>
            </w:ins>
            <w:ins w:id="2092" w:author="王鑫" w:date="2026-08-12T00:00:00Z">
              <w:r>
                <w:rPr>
                  <w:rFonts w:hint="eastAsia" w:ascii="微软雅黑 Light" w:hAnsi="微软雅黑 Light" w:eastAsia="微软雅黑 Light"/>
                  <w:color w:val="C00000"/>
                  <w:sz w:val="21"/>
                  <w:szCs w:val="21"/>
                </w:rPr>
                <w:t xml:space="preserve">(发明人确认)空间智能代理是子系统三的**事件驱动调度核心**,通过 intentRecognized → queryPOI → poiQueryComplete → anchorGenerated 事件链协调和串联多模态意图识别、语义化POI查询、锚点生成、WebXR虚实融合四个功能模块,而非简单的"代理包含四模块"的包含关系;图1 按此结构绘制(代理为中心节点,事件链箭头串联四模块)。依据:子系统三标题与核心架构描述(四模块以"+"并列)、(1)节事件链贯穿四模块。</w:t>
              </w:r>
            </w:ins>
          </w:p>
          <w:p w14:paraId="273CA5D2" w14:textId="77777777" w:rsidR="005E55A8" w:rsidRDefault="00000000">
            <w:pPr>
              <w:jc w:val="center"/>
              <w:rPr>
                <w:rFonts w:ascii="微软雅黑 Light" w:eastAsia="微软雅黑 Light" w:hAnsi="微软雅黑 Light" w:hint="eastAsia"/>
                <w:b/>
                <w:sz w:val="22"/>
                <w:szCs w:val="22"/>
              </w:rPr>
            </w:pPr>
            <w:r>
              <w:rPr>
                <w:noProof/>
              </w:rPr>
              <w:drawing>
                <wp:inline distT="0" distB="0" distL="114300" distR="114300" wp14:anchorId="7B344C53" wp14:editId="2061016B">
                  <wp:extent cx="6388735" cy="1123950"/>
                  <wp:effectExtent l="0" t="0" r="12065" b="190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6388735" cy="1123950"/>
                          </a:xfrm>
                          <a:prstGeom prst="rect">
                            <a:avLst/>
                          </a:prstGeom>
                          <a:noFill/>
                          <a:ln>
                            <a:noFill/>
                          </a:ln>
                        </pic:spPr>
                      </pic:pic>
                    </a:graphicData>
                  </a:graphic>
                </wp:inline>
              </w:drawing>
            </w:r>
          </w:p>
          <w:p w14:paraId="5CB21E0A" w14:textId="77777777" w:rsidR="005E55A8" w:rsidRDefault="00000000">
            <w:pPr>
              <w:jc w:val="cente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图4：多模态意图识别</w:t>
            </w:r>
            <w:proofErr w:type="gramStart"/>
            <w:r>
              <w:rPr>
                <w:rFonts w:ascii="微软雅黑 Light" w:eastAsia="微软雅黑 Light" w:hAnsi="微软雅黑 Light" w:hint="eastAsia"/>
                <w:b/>
                <w:sz w:val="22"/>
                <w:szCs w:val="22"/>
              </w:rPr>
              <w:t>与锚点生成</w:t>
            </w:r>
            <w:proofErr w:type="gramEnd"/>
            <w:r>
              <w:rPr>
                <w:rFonts w:ascii="微软雅黑 Light" w:eastAsia="微软雅黑 Light" w:hAnsi="微软雅黑 Light" w:hint="eastAsia"/>
                <w:b/>
                <w:sz w:val="22"/>
                <w:szCs w:val="22"/>
              </w:rPr>
              <w:t>流程图</w:t>
            </w:r>
          </w:p>
          <w:p w14:paraId="38373A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图4说明：本图展示空间智能代理子系统从意图感知到场景渲染的完整流程，分为四层结构。**输入层**：四路模态信号分别赋予固定权重（语音0.4、交互日志0.3、用户轨迹0.2、环境上下文0.1），反映各信道对用户意图表达能力的可靠性差异。**意图层**：各模态置信度加权求和，当总置信度达到0.7阈值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`事件，否则持续监听；该阈值设计避免低置信度噪声误触发。**查询层**：根据意图类别自适应调整空间查询半径——教育</w:t>
            </w:r>
            <w:proofErr w:type="gramStart"/>
            <w:r>
              <w:rPr>
                <w:rFonts w:ascii="微软雅黑 Light" w:eastAsia="微软雅黑 Light" w:hAnsi="微软雅黑 Light" w:hint="eastAsia"/>
                <w:b/>
                <w:sz w:val="22"/>
                <w:szCs w:val="22"/>
              </w:rPr>
              <w:t>类扩大</w:t>
            </w:r>
            <w:proofErr w:type="gramEnd"/>
            <w:r>
              <w:rPr>
                <w:rFonts w:ascii="微软雅黑 Light" w:eastAsia="微软雅黑 Light" w:hAnsi="微软雅黑 Light" w:hint="eastAsia"/>
                <w:b/>
                <w:sz w:val="22"/>
                <w:szCs w:val="22"/>
              </w:rPr>
              <w:t>至3km（考虑家长接送出行范围），医疗类收窄至1km（应急需求），商业类500m（日常步行圈）；使用Haversine公式精确计算球面距离进行空间过滤，并以距离权重0.7+语义相关性0.3综合排序返回Top-10 POI。**生成层**：POI坐标经Web Mercator投影转换为Three.js世界坐标，按意图类别加载对应GLTF模型并生成情境化虚拟场景（学区围栏、动态放学场景、急救路线、商圈热力图等），最终通过</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API和Depth Sensing API实现光照一致与深度遮挡，完成虚实空间的精确融合。</w:t>
            </w:r>
          </w:p>
          <w:p w14:paraId="39D2DEE8" w14:textId="77777777" w:rsidR="005E55A8" w:rsidRDefault="005E55A8">
            <w:pPr>
              <w:rPr>
                <w:rFonts w:ascii="微软雅黑 Light" w:eastAsia="微软雅黑 Light" w:hAnsi="微软雅黑 Light" w:hint="eastAsia"/>
                <w:b/>
                <w:sz w:val="22"/>
                <w:szCs w:val="22"/>
              </w:rPr>
            </w:pPr>
          </w:p>
          <w:p w14:paraId="69BE3EE0" w14:textId="47F0E633"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（1）空间智能代理（SPATIAL-AGENT）</w:t>
            </w:r>
            <w:ins w:id="380" w:author="kyx" w:date="2026-08-02T09:58:00Z" w16du:dateUtc="2026-08-02T01:58:00Z">
              <w:r w:rsidR="00C41365">
                <w:rPr>
                  <w:rFonts w:ascii="微软雅黑 Light" w:eastAsia="微软雅黑 Light" w:hAnsi="微软雅黑 Light" w:hint="eastAsia"/>
                  <w:b/>
                  <w:color w:val="0070C0"/>
                  <w:sz w:val="22"/>
                  <w:szCs w:val="22"/>
                </w:rPr>
                <w:t>（</w:t>
              </w:r>
            </w:ins>
            <w:ins w:id="381" w:author="kyx" w:date="2026-08-02T10:01:00Z" w16du:dateUtc="2026-08-02T02:01:00Z">
              <w:r w:rsidR="00C41365">
                <w:rPr>
                  <w:rFonts w:ascii="微软雅黑 Light" w:eastAsia="微软雅黑 Light" w:hAnsi="微软雅黑 Light" w:hint="eastAsia"/>
                  <w:b/>
                  <w:color w:val="0070C0"/>
                  <w:sz w:val="22"/>
                  <w:szCs w:val="22"/>
                </w:rPr>
                <w:t>如何理解空间智能代理，其作用是</w:t>
              </w:r>
            </w:ins>
            <w:ins w:id="382" w:author="kyx" w:date="2026-08-02T10:07:00Z" w16du:dateUtc="2026-08-02T02:07:00Z">
              <w:r w:rsidR="00C41365">
                <w:rPr>
                  <w:rFonts w:ascii="微软雅黑 Light" w:eastAsia="微软雅黑 Light" w:hAnsi="微软雅黑 Light" w:hint="eastAsia"/>
                  <w:b/>
                  <w:color w:val="0070C0"/>
                  <w:sz w:val="22"/>
                  <w:szCs w:val="22"/>
                </w:rPr>
                <w:t>基于用户意图生成虚拟场景，将虚拟场景</w:t>
              </w:r>
            </w:ins>
            <w:ins w:id="383" w:author="kyx" w:date="2026-08-02T10:08:00Z" w16du:dateUtc="2026-08-02T02:08:00Z">
              <w:r w:rsidR="00C41365">
                <w:rPr>
                  <w:rFonts w:ascii="微软雅黑 Light" w:eastAsia="微软雅黑 Light" w:hAnsi="微软雅黑 Light" w:hint="eastAsia"/>
                  <w:b/>
                  <w:color w:val="0070C0"/>
                  <w:sz w:val="22"/>
                  <w:szCs w:val="22"/>
                </w:rPr>
                <w:t>与实际场景相叠加</w:t>
              </w:r>
            </w:ins>
            <w:ins w:id="384" w:author="kyx" w:date="2026-08-02T10:07:00Z" w16du:dateUtc="2026-08-02T02:07:00Z">
              <w:r w:rsidR="00C41365">
                <w:rPr>
                  <w:rFonts w:ascii="微软雅黑 Light" w:eastAsia="微软雅黑 Light" w:hAnsi="微软雅黑 Light" w:hint="eastAsia"/>
                  <w:b/>
                  <w:color w:val="0070C0"/>
                  <w:sz w:val="22"/>
                  <w:szCs w:val="22"/>
                </w:rPr>
                <w:t>显示在</w:t>
              </w:r>
            </w:ins>
            <w:ins w:id="385" w:author="kyx" w:date="2026-08-02T10:08:00Z" w16du:dateUtc="2026-08-02T02:08:00Z">
              <w:r w:rsidR="00C41365">
                <w:rPr>
                  <w:rFonts w:ascii="微软雅黑 Light" w:eastAsia="微软雅黑 Light" w:hAnsi="微软雅黑 Light" w:hint="eastAsia"/>
                  <w:b/>
                  <w:color w:val="0070C0"/>
                  <w:sz w:val="22"/>
                  <w:szCs w:val="22"/>
                </w:rPr>
                <w:t>移动端界面上</w:t>
              </w:r>
            </w:ins>
            <w:ins w:id="386" w:author="kyx" w:date="2026-08-02T10:01:00Z" w16du:dateUtc="2026-08-02T02:01:00Z">
              <w:r w:rsidR="00C41365">
                <w:rPr>
                  <w:rFonts w:ascii="微软雅黑 Light" w:eastAsia="微软雅黑 Light" w:hAnsi="微软雅黑 Light" w:hint="eastAsia"/>
                  <w:b/>
                  <w:color w:val="0070C0"/>
                  <w:sz w:val="22"/>
                  <w:szCs w:val="22"/>
                </w:rPr>
                <w:t>？</w:t>
              </w:r>
            </w:ins>
            <w:ins w:id="387" w:author="kyx" w:date="2026-08-02T09:58:00Z" w16du:dateUtc="2026-08-02T01:58:00Z">
              <w:r w:rsidR="00C41365">
                <w:rPr>
                  <w:rFonts w:ascii="微软雅黑 Light" w:eastAsia="微软雅黑 Light" w:hAnsi="微软雅黑 Light" w:hint="eastAsia"/>
                  <w:b/>
                  <w:color w:val="0070C0"/>
                  <w:sz w:val="22"/>
                  <w:szCs w:val="22"/>
                </w:rPr>
                <w:t>）</w:t>
              </w:r>
            </w:ins>
          </w:p>
          <w:p>
            <w:pPr>
              <w:spacing w:before="60" w:after="60"/>
            </w:pPr>
            <w:ins w:id="2093" w:author="王鑫" w:date="2026-08-12T00:00:00Z">
              <w:r>
                <w:rPr>
                  <w:rFonts w:hint="eastAsia" w:ascii="微软雅黑 Light" w:hAnsi="微软雅黑 Light" w:eastAsia="微软雅黑 Light"/>
                  <w:b/>
                  <w:color w:val="C00000"/>
                  <w:sz w:val="21"/>
                  <w:szCs w:val="21"/>
                </w:rPr>
                <w:t xml:space="preserve">【答复】</w:t>
              </w:r>
            </w:ins>
            <w:ins w:id="2094" w:author="王鑫" w:date="2026-08-12T00:00:00Z">
              <w:r>
                <w:rPr>
                  <w:rFonts w:hint="eastAsia" w:ascii="微软雅黑 Light" w:hAnsi="微软雅黑 Light" w:eastAsia="微软雅黑 Light"/>
                  <w:color w:val="C00000"/>
                  <w:sz w:val="21"/>
                  <w:szCs w:val="21"/>
                </w:rPr>
                <w:t xml:space="preserve">是的，这一理解基本准确。文档(1)节对空间智能代理从三个维度定义：自主性——无需用户显式指令，根据交互行为和 AR 画面特征主动推断意图；反应性——实时响应用户语音输入、按钮点击、视线焦点变化；主动性——自动生成情境化虚拟场景（如学区围栏、动态放学场景、急救路线、商圈热力图等）。代理通过事件驱动架构将意图识别结果传递到 POI 查询和锚点生成，最终通过(5)节 WebXR 虚实融合模块将虚拟场景与实际场景叠加在移动端界面上。</w:t>
              </w:r>
            </w:ins>
          </w:p>
          <w:p w14:paraId="427EF3F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自主性：无需用户显式指令，根据交互行为和AR画面特征主动推断意图；</w:t>
            </w:r>
          </w:p>
          <w:p w14:paraId="1B62F7D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反应性：实时响应用户语音输入、按钮点击、视线焦点变化；</w:t>
            </w:r>
          </w:p>
          <w:p w14:paraId="3ECBDA03"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主动性：自动生成情境化虚拟场景（虚拟学区围栏、动态放学场景、周边配套3D模型）；</w:t>
            </w:r>
          </w:p>
          <w:p w14:paraId="2D77812E"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事件驱动架构：通过</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queryPOI</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poiQueryComplete</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anchorGenerated</w:t>
            </w:r>
            <w:proofErr w:type="spellEnd"/>
            <w:r>
              <w:rPr>
                <w:rFonts w:ascii="微软雅黑 Light" w:eastAsia="微软雅黑 Light" w:hAnsi="微软雅黑 Light" w:hint="eastAsia"/>
                <w:b/>
                <w:sz w:val="22"/>
                <w:szCs w:val="22"/>
              </w:rPr>
              <w:t>事件链协调各模块工作流。</w:t>
            </w:r>
          </w:p>
          <w:p w14:paraId="5CA37E40" w14:textId="77777777" w:rsidR="005E55A8" w:rsidRDefault="005E55A8">
            <w:pPr>
              <w:rPr>
                <w:rFonts w:ascii="微软雅黑 Light" w:eastAsia="微软雅黑 Light" w:hAnsi="微软雅黑 Light" w:hint="eastAsia"/>
                <w:b/>
                <w:sz w:val="22"/>
                <w:szCs w:val="22"/>
              </w:rPr>
            </w:pPr>
          </w:p>
          <w:p w14:paraId="072F547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（2）多模态意图识别模块（INTENT-001）</w:t>
            </w:r>
          </w:p>
          <w:p w14:paraId="3DC80C5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语音输入（权重0.4）：Web Speech API捕获语音指令（中文</w:t>
            </w:r>
            <w:proofErr w:type="spellStart"/>
            <w:r>
              <w:rPr>
                <w:rFonts w:ascii="微软雅黑 Light" w:eastAsia="微软雅黑 Light" w:hAnsi="微软雅黑 Light" w:hint="eastAsia"/>
                <w:b/>
                <w:sz w:val="22"/>
                <w:szCs w:val="22"/>
              </w:rPr>
              <w:t>zh</w:t>
            </w:r>
            <w:proofErr w:type="spellEnd"/>
            <w:r>
              <w:rPr>
                <w:rFonts w:ascii="微软雅黑 Light" w:eastAsia="微软雅黑 Light" w:hAnsi="微软雅黑 Light" w:hint="eastAsia"/>
                <w:b/>
                <w:sz w:val="22"/>
                <w:szCs w:val="22"/>
              </w:rPr>
              <w:t>-CN），提取关键词匹配意图类别；</w:t>
            </w:r>
          </w:p>
          <w:p w14:paraId="3E8DEE13" w14:textId="70B0180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交互日志（权重0.3）：React/DOM事件处理器捕获按钮点击，统计点击频率和序列</w:t>
            </w:r>
            <w:ins w:id="388" w:author="kyx" w:date="2026-08-02T10:08:00Z" w16du:dateUtc="2026-08-02T02:08:00Z">
              <w:r w:rsidR="00244247">
                <w:rPr>
                  <w:rFonts w:ascii="微软雅黑 Light" w:eastAsia="微软雅黑 Light" w:hAnsi="微软雅黑 Light" w:hint="eastAsia"/>
                  <w:b/>
                  <w:sz w:val="22"/>
                  <w:szCs w:val="22"/>
                </w:rPr>
                <w:t>（能否进一步说明交互日志是什么，是历史</w:t>
              </w:r>
            </w:ins>
            <w:ins w:id="389" w:author="kyx" w:date="2026-08-02T10:09:00Z" w16du:dateUtc="2026-08-02T02:09:00Z">
              <w:r w:rsidR="00244247">
                <w:rPr>
                  <w:rFonts w:ascii="微软雅黑 Light" w:eastAsia="微软雅黑 Light" w:hAnsi="微软雅黑 Light" w:hint="eastAsia"/>
                  <w:b/>
                  <w:sz w:val="22"/>
                  <w:szCs w:val="22"/>
                </w:rPr>
                <w:t>一段时间内的用户交互行为么，比如点击哪个APP控件之类？点击频率和序列如何理解？</w:t>
              </w:r>
            </w:ins>
            <w:ins w:id="390" w:author="kyx" w:date="2026-08-02T10:08:00Z" w16du:dateUtc="2026-08-02T02:08:00Z">
              <w:r w:rsidR="00244247">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ins w:id="2095" w:author="王鑫" w:date="2026-08-12T00:00:00Z">
              <w:r>
                <w:rPr>
                  <w:rFonts w:hint="eastAsia" w:ascii="微软雅黑 Light" w:hAnsi="微软雅黑 Light" w:eastAsia="微软雅黑 Light"/>
                  <w:b/>
                  <w:color w:val="C00000"/>
                  <w:sz w:val="21"/>
                  <w:szCs w:val="21"/>
                </w:rPr>
                <w:t xml:space="preserve">【答复】</w:t>
              </w:r>
            </w:ins>
            <w:ins w:id="2096" w:author="王鑫" w:date="2026-08-12T00:00:00Z">
              <w:r>
                <w:rPr>
                  <w:rFonts w:hint="eastAsia" w:ascii="微软雅黑 Light" w:hAnsi="微软雅黑 Light" w:eastAsia="微软雅黑 Light"/>
                  <w:color w:val="C00000"/>
                  <w:sz w:val="21"/>
                  <w:szCs w:val="21"/>
                </w:rPr>
                <w:t xml:space="preserve">是的。文档(2)节明确说明：交互日志通过"React/DOM事件处理器捕获按钮点击，统计点击频率和序列"。具体而言：(1) 交互日志是指应用内用户与界面控件的交互行为记录，捕获的是按钮点击事件（通过 React 事件处理器或原生 DOM 事件处理器）；(2) 点击频率是指特定按钮在观察时间窗口内被点击的次数，例如用户连续3次点击"查找周边学校"按钮表明强意图；(3) 点击序列是指多个按钮被点击的先后顺序，例如用户先点击"教育"分类标签再点击"距离排序"，这个序列模式可辅助推断用户的搜索偏好。交互日志在多模态融合中权重为0.3。</w:t>
              </w:r>
            </w:ins>
          </w:p>
          <w:p w14:paraId="65F31688"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用户轨迹（权重0.2）：分析最近5分钟移动路径和停留点，识别用户兴趣区域；</w:t>
            </w:r>
          </w:p>
          <w:p w14:paraId="39B4521F"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环境上下文（权重0.1）：结合当前时间、GPS位置、天气等环境信息；</w:t>
            </w:r>
          </w:p>
          <w:p w14:paraId="55BF4C9F" w14:textId="6024C978"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融合策略：各模态置信度加权求和，输出意图类别（QUERY_SCHOOLS/QUERY_HOSPITALS/QUERY_MALLS等）和置信度，置信度≥0.7时触发</w:t>
            </w:r>
            <w:proofErr w:type="spellStart"/>
            <w:r>
              <w:rPr>
                <w:rFonts w:ascii="微软雅黑 Light" w:eastAsia="微软雅黑 Light" w:hAnsi="微软雅黑 Light" w:hint="eastAsia"/>
                <w:b/>
                <w:sz w:val="22"/>
                <w:szCs w:val="22"/>
              </w:rPr>
              <w:t>intentRecognized</w:t>
            </w:r>
            <w:proofErr w:type="spellEnd"/>
            <w:r>
              <w:rPr>
                <w:rFonts w:ascii="微软雅黑 Light" w:eastAsia="微软雅黑 Light" w:hAnsi="微软雅黑 Light" w:hint="eastAsia"/>
                <w:b/>
                <w:sz w:val="22"/>
                <w:szCs w:val="22"/>
              </w:rPr>
              <w:t>事件。</w:t>
            </w:r>
            <w:ins w:id="391" w:author="kyx" w:date="2026-08-02T10:10:00Z" w16du:dateUtc="2026-08-02T02:10:00Z">
              <w:r w:rsidR="00244247">
                <w:rPr>
                  <w:rFonts w:ascii="微软雅黑 Light" w:eastAsia="微软雅黑 Light" w:hAnsi="微软雅黑 Light" w:hint="eastAsia"/>
                  <w:b/>
                  <w:sz w:val="22"/>
                  <w:szCs w:val="22"/>
                </w:rPr>
                <w:t>（意图类别是指用户意图查找的目的地类别么？能否给个</w:t>
              </w:r>
            </w:ins>
            <w:ins w:id="392" w:author="kyx" w:date="2026-08-02T10:11:00Z" w16du:dateUtc="2026-08-02T02:11:00Z">
              <w:r w:rsidR="00244247">
                <w:rPr>
                  <w:rFonts w:ascii="微软雅黑 Light" w:eastAsia="微软雅黑 Light" w:hAnsi="微软雅黑 Light" w:hint="eastAsia"/>
                  <w:b/>
                  <w:sz w:val="22"/>
                  <w:szCs w:val="22"/>
                </w:rPr>
                <w:t>具体示例</w:t>
              </w:r>
            </w:ins>
            <w:ins w:id="393" w:author="kyx" w:date="2026-08-02T10:10:00Z" w16du:dateUtc="2026-08-02T02:10:00Z">
              <w:r w:rsidR="00244247">
                <w:rPr>
                  <w:rFonts w:ascii="微软雅黑 Light" w:eastAsia="微软雅黑 Light" w:hAnsi="微软雅黑 Light" w:hint="eastAsia"/>
                  <w:b/>
                  <w:sz w:val="22"/>
                  <w:szCs w:val="22"/>
                </w:rPr>
                <w:t>说明</w:t>
              </w:r>
            </w:ins>
            <w:ins w:id="394" w:author="kyx" w:date="2026-08-02T10:11:00Z" w16du:dateUtc="2026-08-02T02:11:00Z">
              <w:r w:rsidR="00244247">
                <w:rPr>
                  <w:rFonts w:ascii="微软雅黑 Light" w:eastAsia="微软雅黑 Light" w:hAnsi="微软雅黑 Light" w:hint="eastAsia"/>
                  <w:b/>
                  <w:sz w:val="22"/>
                  <w:szCs w:val="22"/>
                </w:rPr>
                <w:t>，比如用户语音输入什么信息，交互日志包含什么信息，轨迹是什么，环境上下文是什么，然后得到的用户意图类别是什么</w:t>
              </w:r>
            </w:ins>
            <w:ins w:id="395" w:author="kyx" w:date="2026-08-02T10:10:00Z" w16du:dateUtc="2026-08-02T02:10:00Z">
              <w:r w:rsidR="00244247">
                <w:rPr>
                  <w:rFonts w:ascii="微软雅黑 Light" w:eastAsia="微软雅黑 Light" w:hAnsi="微软雅黑 Light" w:hint="eastAsia"/>
                  <w:b/>
                  <w:sz w:val="22"/>
                  <w:szCs w:val="22"/>
                </w:rPr>
                <w:t>）</w:t>
              </w:r>
            </w:ins>
          </w:p>
          <w:p>
            <w:pPr>
              <w:spacing w:before="60" w:after="60"/>
            </w:pPr>
            <w:ins w:id="2097" w:author="王鑫" w:date="2026-08-12T00:00:00Z">
              <w:r>
                <w:rPr>
                  <w:rFonts w:hint="eastAsia" w:ascii="微软雅黑 Light" w:hAnsi="微软雅黑 Light" w:eastAsia="微软雅黑 Light"/>
                  <w:b/>
                  <w:color w:val="C00000"/>
                  <w:sz w:val="21"/>
                  <w:szCs w:val="21"/>
                </w:rPr>
                <w:t xml:space="preserve">【答复】</w:t>
              </w:r>
            </w:ins>
            <w:ins w:id="2098" w:author="王鑫" w:date="2026-08-12T00:00:00Z">
              <w:r>
                <w:rPr>
                  <w:rFonts w:hint="eastAsia" w:ascii="微软雅黑 Light" w:hAnsi="微软雅黑 Light" w:eastAsia="微软雅黑 Light"/>
                  <w:color w:val="C00000"/>
                  <w:sz w:val="21"/>
                  <w:szCs w:val="21"/>
                </w:rPr>
                <w:t xml:space="preserve">是的，意图类别即用户意图查找的目的地类别，文档(2)节定义了 QUERY_SCHOOLS/QUERY_HOSPITALS/QUERY_MALLS 三类。以下为基于文档各模态描述组合的具体示例（此为推断）：用户说出"帮我看看附近有哪些小学"（语音输入，权重0.4，经 Web Speech API 识别为中文并提取关键词"小学"匹配教育类意图）；该用户此前5分钟内连续点击了"教育"分类按钮3次、"按距离排序"按钮1次（交互日志，权重0.3，点击频率高且序列指向教育类）；用户最近5分钟的移动轨迹显示沿某条道路缓慢移动、在某幼儿园附近停留2分钟（轨迹，权重0.2，停留点暗示与教育类地点相关）；当前时间为工作日下午3:30、GPS 显示用户位于住宅区（环境上下文，权重0.1，时间接近放学时段）；各模态置信度加权求和后总置信度达到0.7阈值，触发 intentRecognized 事件，输出意图类别为 QUERY_SCHOOLS。</w:t>
              </w:r>
            </w:ins>
          </w:p>
          <w:p w14:paraId="26EB560A" w14:textId="77777777" w:rsidR="005E55A8" w:rsidRDefault="005E55A8">
            <w:pPr>
              <w:rPr>
                <w:rFonts w:ascii="微软雅黑 Light" w:eastAsia="微软雅黑 Light" w:hAnsi="微软雅黑 Light" w:hint="eastAsia"/>
                <w:b/>
                <w:sz w:val="22"/>
                <w:szCs w:val="22"/>
              </w:rPr>
            </w:pPr>
          </w:p>
          <w:p w14:paraId="2D509527"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（3）语义</w:t>
            </w:r>
            <w:proofErr w:type="gramStart"/>
            <w:r w:rsidRPr="008611B7">
              <w:rPr>
                <w:rFonts w:ascii="微软雅黑 Light" w:eastAsia="微软雅黑 Light" w:hAnsi="微软雅黑 Light" w:hint="eastAsia"/>
                <w:b/>
                <w:color w:val="0070C0"/>
                <w:sz w:val="22"/>
                <w:szCs w:val="22"/>
              </w:rPr>
              <w:t>化空间</w:t>
            </w:r>
            <w:proofErr w:type="gramEnd"/>
            <w:r w:rsidRPr="008611B7">
              <w:rPr>
                <w:rFonts w:ascii="微软雅黑 Light" w:eastAsia="微软雅黑 Light" w:hAnsi="微软雅黑 Light" w:hint="eastAsia"/>
                <w:b/>
                <w:color w:val="0070C0"/>
                <w:sz w:val="22"/>
                <w:szCs w:val="22"/>
              </w:rPr>
              <w:t>查询模块</w:t>
            </w:r>
          </w:p>
          <w:p w14:paraId="0776B2A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事件获取用户当前WGS84坐标；</w:t>
            </w:r>
          </w:p>
          <w:p w14:paraId="6FAFFD4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意图驱动的查询范围调整：教育类查询扩大半径至3km，医疗类缩小至1km，商业类500m；</w:t>
            </w:r>
          </w:p>
          <w:p w14:paraId="4D9402AD"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使用Haversine公式计算距离进行空间过滤，按语义类别映射过滤category字段；</w:t>
            </w:r>
          </w:p>
          <w:p w14:paraId="4237931F" w14:textId="4835A954"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综合排序：距离权重0.7</w:t>
            </w:r>
            <w:ins w:id="396" w:author="kyx" w:date="2026-08-04T21:22:00Z" w16du:dateUtc="2026-08-04T13:22:00Z">
              <w:r w:rsidR="008D2B89">
                <w:rPr>
                  <w:rFonts w:ascii="微软雅黑 Light" w:eastAsia="微软雅黑 Light" w:hAnsi="微软雅黑 Light" w:hint="eastAsia"/>
                  <w:b/>
                  <w:sz w:val="22"/>
                  <w:szCs w:val="22"/>
                </w:rPr>
                <w:t>（距离是指候选地点与用户</w:t>
              </w:r>
            </w:ins>
            <w:ins w:id="397" w:author="kyx" w:date="2026-08-04T21:23:00Z" w16du:dateUtc="2026-08-04T13:23:00Z">
              <w:r w:rsidR="008D2B89">
                <w:rPr>
                  <w:rFonts w:ascii="微软雅黑 Light" w:eastAsia="微软雅黑 Light" w:hAnsi="微软雅黑 Light" w:hint="eastAsia"/>
                  <w:b/>
                  <w:sz w:val="22"/>
                  <w:szCs w:val="22"/>
                </w:rPr>
                <w:t>位置之间的距离？</w:t>
              </w:r>
            </w:ins>
            <w:ins w:id="398" w:author="kyx" w:date="2026-08-04T21:22:00Z" w16du:dateUtc="2026-08-04T13:22:00Z">
              <w:r w:rsidR="008D2B8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 xml:space="preserve"> + 相关性</w:t>
            </w:r>
            <w:ins w:id="399" w:author="kyx" w:date="2026-08-02T10:18:00Z" w16du:dateUtc="2026-08-02T02:18:00Z">
              <w:r w:rsidR="00244247">
                <w:rPr>
                  <w:rFonts w:ascii="微软雅黑 Light" w:eastAsia="微软雅黑 Light" w:hAnsi="微软雅黑 Light" w:hint="eastAsia"/>
                  <w:b/>
                  <w:sz w:val="22"/>
                  <w:szCs w:val="22"/>
                </w:rPr>
                <w:t>（相关性是指候选地点与用户意图地点之间的相关性？）</w:t>
              </w:r>
            </w:ins>
            <w:r>
              <w:rPr>
                <w:rFonts w:ascii="微软雅黑 Light" w:eastAsia="微软雅黑 Light" w:hAnsi="微软雅黑 Light" w:hint="eastAsia"/>
                <w:b/>
                <w:sz w:val="22"/>
                <w:szCs w:val="22"/>
              </w:rPr>
              <w:t>权重0.3，返回Top-10 POI列表；</w:t>
            </w:r>
          </w:p>
          <w:p>
            <w:pPr>
              <w:spacing w:before="60" w:after="60"/>
            </w:pPr>
            <w:ins w:id="2099" w:author="王鑫" w:date="2026-08-12T00:00:00Z">
              <w:r>
                <w:rPr>
                  <w:rFonts w:hint="eastAsia" w:ascii="微软雅黑 Light" w:hAnsi="微软雅黑 Light" w:eastAsia="微软雅黑 Light"/>
                  <w:b/>
                  <w:color w:val="C00000"/>
                  <w:sz w:val="21"/>
                  <w:szCs w:val="21"/>
                </w:rPr>
                <w:t xml:space="preserve">【答复】</w:t>
              </w:r>
            </w:ins>
            <w:ins w:id="2100" w:author="王鑫" w:date="2026-08-12T00:00:00Z">
              <w:r>
                <w:rPr>
                  <w:rFonts w:hint="eastAsia" w:ascii="微软雅黑 Light" w:hAnsi="微软雅黑 Light" w:eastAsia="微软雅黑 Light"/>
                  <w:color w:val="C00000"/>
                  <w:sz w:val="21"/>
                  <w:szCs w:val="21"/>
                </w:rPr>
                <w:t xml:space="preserve">是的。(1) 距离是指候选 POI 与用户当前位置之间的球面距离，文档(3)节明确说明使用 Haversine 公式精确计算球面距离进行空间过滤；(2) 相关性是指候选 POI 的语义类别与用户意图类别之间的匹配程度，文档(3)节说明"按语义类别映射过滤 category 字段"，并以"语义相关性 0.3"参与综合排序。最终排序公式为：总分 = 距离权重 0.7 + 语义相关性 0.3，返回 Top-10 POI。</w:t>
              </w:r>
            </w:ins>
          </w:p>
          <w:p w14:paraId="6913D1CB"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lastRenderedPageBreak/>
              <w:t>- POI数据源：自建数据库（手动采集，特定城市，约10万条，每半年更新），数据结构 {id, name, location: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category, description}。</w:t>
            </w:r>
          </w:p>
          <w:p w14:paraId="3864482A" w14:textId="77777777" w:rsidR="005E55A8" w:rsidRDefault="005E55A8">
            <w:pPr>
              <w:rPr>
                <w:rFonts w:ascii="微软雅黑 Light" w:eastAsia="微软雅黑 Light" w:hAnsi="微软雅黑 Light" w:hint="eastAsia"/>
                <w:b/>
                <w:sz w:val="22"/>
                <w:szCs w:val="22"/>
              </w:rPr>
            </w:pPr>
          </w:p>
          <w:p w14:paraId="7A3150EA" w14:textId="77777777"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（4）</w:t>
            </w:r>
            <w:proofErr w:type="gramStart"/>
            <w:r w:rsidRPr="008611B7">
              <w:rPr>
                <w:rFonts w:ascii="微软雅黑 Light" w:eastAsia="微软雅黑 Light" w:hAnsi="微软雅黑 Light" w:hint="eastAsia"/>
                <w:b/>
                <w:color w:val="0070C0"/>
                <w:sz w:val="22"/>
                <w:szCs w:val="22"/>
              </w:rPr>
              <w:t>语义锚点生成</w:t>
            </w:r>
            <w:proofErr w:type="gramEnd"/>
            <w:r w:rsidRPr="008611B7">
              <w:rPr>
                <w:rFonts w:ascii="微软雅黑 Light" w:eastAsia="微软雅黑 Light" w:hAnsi="微软雅黑 Light" w:hint="eastAsia"/>
                <w:b/>
                <w:color w:val="0070C0"/>
                <w:sz w:val="22"/>
                <w:szCs w:val="22"/>
              </w:rPr>
              <w:t>与放置模块</w:t>
            </w:r>
          </w:p>
          <w:p w14:paraId="50FA2328" w14:textId="1712FB65"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坐标转换：利用子系统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建立的Web Mercator坐标系，将POI的WGS84经纬度转换为Three.js</w:t>
            </w:r>
            <w:ins w:id="400" w:author="kyx" w:date="2026-08-04T21:07:00Z" w16du:dateUtc="2026-08-04T13:07:00Z">
              <w:r w:rsidR="00D11214">
                <w:rPr>
                  <w:rFonts w:ascii="微软雅黑 Light" w:eastAsia="微软雅黑 Light" w:hAnsi="微软雅黑 Light" w:hint="eastAsia"/>
                  <w:b/>
                  <w:sz w:val="22"/>
                  <w:szCs w:val="22"/>
                </w:rPr>
                <w:t>（3D引擎）</w:t>
              </w:r>
            </w:ins>
            <w:r>
              <w:rPr>
                <w:rFonts w:ascii="微软雅黑 Light" w:eastAsia="微软雅黑 Light" w:hAnsi="微软雅黑 Light" w:hint="eastAsia"/>
                <w:b/>
                <w:sz w:val="22"/>
                <w:szCs w:val="22"/>
              </w:rPr>
              <w:t>世界坐标</w:t>
            </w:r>
            <w:ins w:id="401" w:author="kyx" w:date="2026-08-02T10:19:00Z" w16du:dateUtc="2026-08-02T02:19:00Z">
              <w:r w:rsidR="003E1DC9">
                <w:rPr>
                  <w:rFonts w:ascii="微软雅黑 Light" w:eastAsia="微软雅黑 Light" w:hAnsi="微软雅黑 Light" w:hint="eastAsia"/>
                  <w:b/>
                  <w:sz w:val="22"/>
                  <w:szCs w:val="22"/>
                </w:rPr>
                <w:t>（</w:t>
              </w:r>
            </w:ins>
            <w:ins w:id="402" w:author="kyx" w:date="2026-08-04T21:06:00Z" w16du:dateUtc="2026-08-04T13:06:00Z">
              <w:r w:rsidR="00D11214">
                <w:rPr>
                  <w:rFonts w:ascii="微软雅黑 Light" w:eastAsia="微软雅黑 Light" w:hAnsi="微软雅黑 Light" w:hint="eastAsia"/>
                  <w:b/>
                  <w:sz w:val="22"/>
                  <w:szCs w:val="22"/>
                </w:rPr>
                <w:t>是指</w:t>
              </w:r>
            </w:ins>
            <w:ins w:id="403" w:author="kyx" w:date="2026-08-02T10:19:00Z" w16du:dateUtc="2026-08-02T02:19:00Z">
              <w:r w:rsidR="003E1DC9">
                <w:rPr>
                  <w:rFonts w:ascii="微软雅黑 Light" w:eastAsia="微软雅黑 Light" w:hAnsi="微软雅黑 Light" w:hint="eastAsia"/>
                  <w:b/>
                  <w:sz w:val="22"/>
                  <w:szCs w:val="22"/>
                </w:rPr>
                <w:t>将真实地理坐标转换为三维虚拟</w:t>
              </w:r>
            </w:ins>
            <w:ins w:id="404" w:author="kyx" w:date="2026-08-04T21:05:00Z" w16du:dateUtc="2026-08-04T13:05:00Z">
              <w:r w:rsidR="00D11214">
                <w:rPr>
                  <w:rFonts w:ascii="微软雅黑 Light" w:eastAsia="微软雅黑 Light" w:hAnsi="微软雅黑 Light" w:hint="eastAsia"/>
                  <w:b/>
                  <w:sz w:val="22"/>
                  <w:szCs w:val="22"/>
                </w:rPr>
                <w:t>场景</w:t>
              </w:r>
            </w:ins>
            <w:ins w:id="405" w:author="kyx" w:date="2026-08-02T10:19:00Z" w16du:dateUtc="2026-08-02T02:19:00Z">
              <w:r w:rsidR="003E1DC9">
                <w:rPr>
                  <w:rFonts w:ascii="微软雅黑 Light" w:eastAsia="微软雅黑 Light" w:hAnsi="微软雅黑 Light" w:hint="eastAsia"/>
                  <w:b/>
                  <w:sz w:val="22"/>
                  <w:szCs w:val="22"/>
                </w:rPr>
                <w:t>坐标</w:t>
              </w:r>
            </w:ins>
            <w:ins w:id="406" w:author="kyx" w:date="2026-08-04T21:06:00Z" w16du:dateUtc="2026-08-04T13:06:00Z">
              <w:r w:rsidR="00D11214">
                <w:rPr>
                  <w:rFonts w:ascii="微软雅黑 Light" w:eastAsia="微软雅黑 Light" w:hAnsi="微软雅黑 Light" w:hint="eastAsia"/>
                  <w:b/>
                  <w:sz w:val="22"/>
                  <w:szCs w:val="22"/>
                </w:rPr>
                <w:t>么</w:t>
              </w:r>
            </w:ins>
            <w:ins w:id="407" w:author="kyx" w:date="2026-08-02T10:19:00Z" w16du:dateUtc="2026-08-02T02:19:00Z">
              <w:r w:rsidR="003E1DC9">
                <w:rPr>
                  <w:rFonts w:ascii="微软雅黑 Light" w:eastAsia="微软雅黑 Light" w:hAnsi="微软雅黑 Light" w:hint="eastAsia"/>
                  <w:b/>
                  <w:sz w:val="22"/>
                  <w:szCs w:val="22"/>
                </w:rPr>
                <w:t>？）</w:t>
              </w:r>
            </w:ins>
            <w:r>
              <w:rPr>
                <w:rFonts w:ascii="微软雅黑 Light" w:eastAsia="微软雅黑 Light" w:hAnsi="微软雅黑 Light" w:hint="eastAsia"/>
                <w:b/>
                <w:sz w:val="22"/>
                <w:szCs w:val="22"/>
              </w:rPr>
              <w:t>；</w:t>
            </w:r>
          </w:p>
          <w:p>
            <w:pPr>
              <w:spacing w:before="60" w:after="60"/>
            </w:pPr>
            <w:ins w:id="2101" w:author="王鑫" w:date="2026-08-12T00:00:00Z">
              <w:r>
                <w:rPr>
                  <w:rFonts w:hint="eastAsia" w:ascii="微软雅黑 Light" w:hAnsi="微软雅黑 Light" w:eastAsia="微软雅黑 Light"/>
                  <w:b/>
                  <w:color w:val="C00000"/>
                  <w:sz w:val="21"/>
                  <w:szCs w:val="21"/>
                </w:rPr>
                <w:t xml:space="preserve">【答复】</w:t>
              </w:r>
            </w:ins>
            <w:ins w:id="2102" w:author="王鑫" w:date="2026-08-12T00:00:00Z">
              <w:r>
                <w:rPr>
                  <w:rFonts w:hint="eastAsia" w:ascii="微软雅黑 Light" w:hAnsi="微软雅黑 Light" w:eastAsia="微软雅黑 Light"/>
                  <w:color w:val="C00000"/>
                  <w:sz w:val="21"/>
                  <w:szCs w:val="21"/>
                </w:rPr>
                <w:t xml:space="preserve">是的。文档(4)节明确说明：首先利用子系统一建立的 Web Mercator 坐标系作为转换参考系，然后将 POI 的 WGS84 经纬度坐标(lat, lon)通过指定的 deltaX/deltaZ 公式转换为 Three.js 三维世界坐标系统下的坐标，以便在 Three.js 场景中正确放置虚拟锚点模型。</w:t>
              </w:r>
            </w:ins>
          </w:p>
          <w:p w14:paraId="2723A301"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deltaX</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 xml:space="preserve"> - lon_0) × 111320 × cos(</w:t>
            </w:r>
            <w:proofErr w:type="spellStart"/>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 xml:space="preserve"> × π/180)</w:t>
            </w:r>
          </w:p>
          <w:p w14:paraId="0BE23A0B" w14:textId="77777777" w:rsidR="002D6435" w:rsidRDefault="00000000">
            <w:pPr>
              <w:rPr>
                <w:ins w:id="408" w:author="kyx" w:date="2026-08-05T07:30:00Z" w16du:dateUtc="2026-08-04T23:30:00Z"/>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deltaZ</w:t>
            </w:r>
            <w:proofErr w:type="spellEnd"/>
            <w:r>
              <w:rPr>
                <w:rFonts w:ascii="微软雅黑 Light" w:eastAsia="微软雅黑 Light" w:hAnsi="微软雅黑 Light" w:hint="eastAsia"/>
                <w:b/>
                <w:sz w:val="22"/>
                <w:szCs w:val="22"/>
              </w:rPr>
              <w:t xml:space="preserve"> = (</w:t>
            </w:r>
            <w:proofErr w:type="spellStart"/>
            <w:r>
              <w:rPr>
                <w:rFonts w:ascii="微软雅黑 Light" w:eastAsia="微软雅黑 Light" w:hAnsi="微软雅黑 Light" w:hint="eastAsia"/>
                <w:b/>
                <w:sz w:val="22"/>
                <w:szCs w:val="22"/>
              </w:rPr>
              <w:t>lat</w:t>
            </w:r>
            <w:proofErr w:type="spellEnd"/>
            <w:r>
              <w:rPr>
                <w:rFonts w:ascii="微软雅黑 Light" w:eastAsia="微软雅黑 Light" w:hAnsi="微软雅黑 Light" w:hint="eastAsia"/>
                <w:b/>
                <w:sz w:val="22"/>
                <w:szCs w:val="22"/>
              </w:rPr>
              <w:t xml:space="preserve"> - lat_0) × 111320</w:t>
            </w:r>
          </w:p>
          <w:p w14:paraId="155B0FBD" w14:textId="3AE44515" w:rsidR="002D6435" w:rsidRDefault="00D11214">
            <w:pPr>
              <w:rPr>
                <w:ins w:id="409" w:author="kyx" w:date="2026-08-05T07:30:00Z" w16du:dateUtc="2026-08-04T23:30:00Z"/>
                <w:rFonts w:ascii="微软雅黑 Light" w:eastAsia="微软雅黑 Light" w:hAnsi="微软雅黑 Light" w:hint="eastAsia"/>
                <w:b/>
                <w:sz w:val="22"/>
                <w:szCs w:val="22"/>
              </w:rPr>
            </w:pPr>
            <w:ins w:id="410" w:author="kyx" w:date="2026-08-04T21:07:00Z" w16du:dateUtc="2026-08-04T13:07:00Z">
              <w:r>
                <w:rPr>
                  <w:rFonts w:ascii="微软雅黑 Light" w:eastAsia="微软雅黑 Light" w:hAnsi="微软雅黑 Light" w:hint="eastAsia"/>
                  <w:b/>
                  <w:sz w:val="22"/>
                  <w:szCs w:val="22"/>
                </w:rPr>
                <w:t>以上转换公式是否为现有技术，</w:t>
              </w:r>
            </w:ins>
            <w:ins w:id="411" w:author="kyx" w:date="2026-08-04T21:14:00Z" w16du:dateUtc="2026-08-04T13:14:00Z">
              <w:r w:rsidR="00BF778D">
                <w:rPr>
                  <w:rFonts w:ascii="微软雅黑 Light" w:eastAsia="微软雅黑 Light" w:hAnsi="微软雅黑 Light" w:hint="eastAsia"/>
                  <w:b/>
                  <w:sz w:val="22"/>
                  <w:szCs w:val="22"/>
                </w:rPr>
                <w:t>我们转换的不是具体坐标，而是坐标</w:t>
              </w:r>
            </w:ins>
            <w:ins w:id="412" w:author="kyx" w:date="2026-08-04T21:15:00Z" w16du:dateUtc="2026-08-04T13:15:00Z">
              <w:r w:rsidR="00BF778D">
                <w:rPr>
                  <w:rFonts w:ascii="微软雅黑 Light" w:eastAsia="微软雅黑 Light" w:hAnsi="微软雅黑 Light" w:hint="eastAsia"/>
                  <w:b/>
                  <w:sz w:val="22"/>
                  <w:szCs w:val="22"/>
                </w:rPr>
                <w:t xml:space="preserve">变化量么？ </w:t>
              </w:r>
            </w:ins>
            <w:ins w:id="413" w:author="kyx" w:date="2026-08-04T21:08:00Z" w16du:dateUtc="2026-08-04T13:08:00Z">
              <w:r>
                <w:rPr>
                  <w:rFonts w:ascii="微软雅黑 Light" w:eastAsia="微软雅黑 Light" w:hAnsi="微软雅黑 Light" w:hint="eastAsia"/>
                  <w:b/>
                  <w:sz w:val="22"/>
                  <w:szCs w:val="22"/>
                </w:rPr>
                <w:t>比如</w:t>
              </w:r>
            </w:ins>
            <w:ins w:id="414" w:author="kyx" w:date="2026-08-04T21:15:00Z" w16du:dateUtc="2026-08-04T13:15:00Z">
              <w:r w:rsidR="00BF778D">
                <w:rPr>
                  <w:rFonts w:ascii="微软雅黑 Light" w:eastAsia="微软雅黑 Light" w:hAnsi="微软雅黑 Light" w:hint="eastAsia"/>
                  <w:b/>
                  <w:sz w:val="22"/>
                  <w:szCs w:val="22"/>
                </w:rPr>
                <w:t>（</w:t>
              </w:r>
            </w:ins>
            <w:proofErr w:type="spellStart"/>
            <w:ins w:id="415" w:author="kyx" w:date="2026-08-04T21:08:00Z" w16du:dateUtc="2026-08-04T13:08:00Z">
              <w:r>
                <w:rPr>
                  <w:rFonts w:ascii="微软雅黑 Light" w:eastAsia="微软雅黑 Light" w:hAnsi="微软雅黑 Light" w:hint="eastAsia"/>
                  <w:b/>
                  <w:sz w:val="22"/>
                  <w:szCs w:val="22"/>
                </w:rPr>
                <w:t>lon</w:t>
              </w:r>
            </w:ins>
            <w:proofErr w:type="spellEnd"/>
            <w:ins w:id="416" w:author="kyx" w:date="2026-08-04T21:15:00Z" w16du:dateUtc="2026-08-04T13:15:00Z">
              <w:r w:rsidR="00BF778D">
                <w:rPr>
                  <w:rFonts w:ascii="微软雅黑 Light" w:eastAsia="微软雅黑 Light" w:hAnsi="微软雅黑 Light" w:hint="eastAsia"/>
                  <w:b/>
                  <w:sz w:val="22"/>
                  <w:szCs w:val="22"/>
                </w:rPr>
                <w:t>，</w:t>
              </w:r>
              <w:proofErr w:type="spellStart"/>
              <w:r w:rsidR="00BF778D">
                <w:rPr>
                  <w:rFonts w:ascii="微软雅黑 Light" w:eastAsia="微软雅黑 Light" w:hAnsi="微软雅黑 Light" w:hint="eastAsia"/>
                  <w:b/>
                  <w:sz w:val="22"/>
                  <w:szCs w:val="22"/>
                </w:rPr>
                <w:t>lat</w:t>
              </w:r>
              <w:proofErr w:type="spellEnd"/>
              <w:r w:rsidR="00BF778D">
                <w:rPr>
                  <w:rFonts w:ascii="微软雅黑 Light" w:eastAsia="微软雅黑 Light" w:hAnsi="微软雅黑 Light" w:hint="eastAsia"/>
                  <w:b/>
                  <w:sz w:val="22"/>
                  <w:szCs w:val="22"/>
                </w:rPr>
                <w:t>）是</w:t>
              </w:r>
            </w:ins>
            <w:ins w:id="417" w:author="kyx" w:date="2026-08-04T21:18:00Z" w16du:dateUtc="2026-08-04T13:18:00Z">
              <w:r w:rsidR="00BF778D">
                <w:rPr>
                  <w:rFonts w:ascii="微软雅黑 Light" w:eastAsia="微软雅黑 Light" w:hAnsi="微软雅黑 Light" w:hint="eastAsia"/>
                  <w:b/>
                  <w:sz w:val="22"/>
                  <w:szCs w:val="22"/>
                </w:rPr>
                <w:t>目的地的</w:t>
              </w:r>
            </w:ins>
            <w:ins w:id="418" w:author="kyx" w:date="2026-08-04T21:15:00Z" w16du:dateUtc="2026-08-04T13:15:00Z">
              <w:r w:rsidR="00BF778D">
                <w:rPr>
                  <w:rFonts w:ascii="微软雅黑 Light" w:eastAsia="微软雅黑 Light" w:hAnsi="微软雅黑 Light" w:hint="eastAsia"/>
                  <w:b/>
                  <w:sz w:val="22"/>
                  <w:szCs w:val="22"/>
                </w:rPr>
                <w:t>经纬度</w:t>
              </w:r>
            </w:ins>
            <w:ins w:id="419" w:author="kyx" w:date="2026-08-04T21:20:00Z" w16du:dateUtc="2026-08-04T13:20:00Z">
              <w:r w:rsidR="00BF778D">
                <w:rPr>
                  <w:rFonts w:ascii="微软雅黑 Light" w:eastAsia="微软雅黑 Light" w:hAnsi="微软雅黑 Light" w:hint="eastAsia"/>
                  <w:b/>
                  <w:sz w:val="22"/>
                  <w:szCs w:val="22"/>
                </w:rPr>
                <w:t>还是设备当前经纬度</w:t>
              </w:r>
            </w:ins>
            <w:ins w:id="420" w:author="kyx" w:date="2026-08-04T21:16:00Z" w16du:dateUtc="2026-08-04T13:16:00Z">
              <w:r w:rsidR="00BF778D">
                <w:rPr>
                  <w:rFonts w:ascii="微软雅黑 Light" w:eastAsia="微软雅黑 Light" w:hAnsi="微软雅黑 Light" w:hint="eastAsia"/>
                  <w:b/>
                  <w:sz w:val="22"/>
                  <w:szCs w:val="22"/>
                </w:rPr>
                <w:t>，</w:t>
              </w:r>
            </w:ins>
            <w:ins w:id="421" w:author="kyx" w:date="2026-08-04T21:15:00Z" w16du:dateUtc="2026-08-04T13:15:00Z">
              <w:r w:rsidR="00BF778D">
                <w:rPr>
                  <w:rFonts w:ascii="微软雅黑 Light" w:eastAsia="微软雅黑 Light" w:hAnsi="微软雅黑 Light" w:hint="eastAsia"/>
                  <w:b/>
                  <w:sz w:val="22"/>
                  <w:szCs w:val="22"/>
                </w:rPr>
                <w:t>（</w:t>
              </w:r>
            </w:ins>
            <w:ins w:id="422" w:author="kyx" w:date="2026-08-04T21:08:00Z" w16du:dateUtc="2026-08-04T13:08:00Z">
              <w:r>
                <w:rPr>
                  <w:rFonts w:ascii="微软雅黑 Light" w:eastAsia="微软雅黑 Light" w:hAnsi="微软雅黑 Light" w:hint="eastAsia"/>
                  <w:b/>
                  <w:sz w:val="22"/>
                  <w:szCs w:val="22"/>
                </w:rPr>
                <w:t>lon_0</w:t>
              </w:r>
            </w:ins>
            <w:ins w:id="423" w:author="kyx" w:date="2026-08-04T21:15:00Z" w16du:dateUtc="2026-08-04T13:15:00Z">
              <w:r w:rsidR="00BF778D">
                <w:rPr>
                  <w:rFonts w:ascii="微软雅黑 Light" w:eastAsia="微软雅黑 Light" w:hAnsi="微软雅黑 Light" w:hint="eastAsia"/>
                  <w:b/>
                  <w:sz w:val="22"/>
                  <w:szCs w:val="22"/>
                </w:rPr>
                <w:t>，lat0）是指原点或基准点</w:t>
              </w:r>
            </w:ins>
            <w:ins w:id="424" w:author="kyx" w:date="2026-08-04T21:19:00Z" w16du:dateUtc="2026-08-04T13:19:00Z">
              <w:r w:rsidR="00BF778D">
                <w:rPr>
                  <w:rFonts w:ascii="微软雅黑 Light" w:eastAsia="微软雅黑 Light" w:hAnsi="微软雅黑 Light" w:hint="eastAsia"/>
                  <w:b/>
                  <w:sz w:val="22"/>
                  <w:szCs w:val="22"/>
                </w:rPr>
                <w:t>么</w:t>
              </w:r>
            </w:ins>
            <w:ins w:id="425" w:author="kyx" w:date="2026-08-04T21:15:00Z" w16du:dateUtc="2026-08-04T13:15:00Z">
              <w:r w:rsidR="00BF778D">
                <w:rPr>
                  <w:rFonts w:ascii="微软雅黑 Light" w:eastAsia="微软雅黑 Light" w:hAnsi="微软雅黑 Light" w:hint="eastAsia"/>
                  <w:b/>
                  <w:sz w:val="22"/>
                  <w:szCs w:val="22"/>
                </w:rPr>
                <w:t>，</w:t>
              </w:r>
            </w:ins>
            <w:ins w:id="426" w:author="kyx" w:date="2026-08-04T21:19:00Z" w16du:dateUtc="2026-08-04T13:19:00Z">
              <w:r w:rsidR="00BF778D">
                <w:rPr>
                  <w:rFonts w:ascii="微软雅黑 Light" w:eastAsia="微软雅黑 Light" w:hAnsi="微软雅黑 Light" w:hint="eastAsia"/>
                  <w:b/>
                  <w:sz w:val="22"/>
                  <w:szCs w:val="22"/>
                </w:rPr>
                <w:t>通常</w:t>
              </w:r>
            </w:ins>
            <w:ins w:id="427" w:author="kyx" w:date="2026-08-05T07:32:00Z" w16du:dateUtc="2026-08-04T23:32:00Z">
              <w:r w:rsidR="002D6435">
                <w:rPr>
                  <w:rFonts w:ascii="微软雅黑 Light" w:eastAsia="微软雅黑 Light" w:hAnsi="微软雅黑 Light" w:hint="eastAsia"/>
                  <w:b/>
                  <w:sz w:val="22"/>
                  <w:szCs w:val="22"/>
                </w:rPr>
                <w:t>如何设定</w:t>
              </w:r>
            </w:ins>
            <w:ins w:id="428" w:author="kyx" w:date="2026-08-04T21:19:00Z" w16du:dateUtc="2026-08-04T13:19:00Z">
              <w:r w:rsidR="00BF778D">
                <w:rPr>
                  <w:rFonts w:ascii="微软雅黑 Light" w:eastAsia="微软雅黑 Light" w:hAnsi="微软雅黑 Light" w:hint="eastAsia"/>
                  <w:b/>
                  <w:sz w:val="22"/>
                  <w:szCs w:val="22"/>
                </w:rPr>
                <w:t>？</w:t>
              </w:r>
            </w:ins>
          </w:p>
          <w:p>
            <w:pPr>
              <w:spacing w:before="60" w:after="60"/>
            </w:pPr>
            <w:ins w:id="2103" w:author="王鑫" w:date="2026-08-12T00:00:00Z">
              <w:r>
                <w:rPr>
                  <w:rFonts w:hint="eastAsia" w:ascii="微软雅黑 Light" w:hAnsi="微软雅黑 Light" w:eastAsia="微软雅黑 Light"/>
                  <w:b/>
                  <w:color w:val="C00000"/>
                  <w:sz w:val="21"/>
                  <w:szCs w:val="21"/>
                </w:rPr>
                <w:t xml:space="preserve">【答复】</w:t>
              </w:r>
            </w:ins>
            <w:ins w:id="2104" w:author="王鑫" w:date="2026-08-12T00:00:00Z">
              <w:r>
                <w:rPr>
                  <w:rFonts w:hint="eastAsia" w:ascii="微软雅黑 Light" w:hAnsi="微软雅黑 Light" w:eastAsia="微软雅黑 Light"/>
                  <w:color w:val="C00000"/>
                  <w:sz w:val="21"/>
                  <w:szCs w:val="21"/>
                </w:rPr>
                <w:t xml:space="preserve">该公式是现有技术，属于 GIS 领域的等距矩形近似（Equirectangular Approximation），用于在小范围区域内将经纬度差值近似转换为平面米制坐标。具体分析：(1) 公式计算的确实是坐标变化量（deltaX、deltaZ），即目标点相对于参考原点的偏移量，而非绝对坐标；(2) 111320 是 WGS84 椭球赤道处每度经度/纬度对应的近似米数（实际纬线方向约 111320m/deg，经线方向约 110540m/deg，此处统一取 111320 为简化近似），这是 GIS 领域公开的常用常数，来源为 WGS84 椭球参数计算；(3) cos(userLat × π/180) 是对经度方向距离的纬度收敛修正——经线在赤道处间距最大，向两极逐渐收拢，该修正仅依赖纬度，这是球面几何的基本性质；(4) (lon, lat) 是目标点（即 POI 目的地）的经纬度，(lon_0, lat_0) 是参考原点，通常设定为用户当前位置或场景加载时的用户初始位置（即子系统一建立的 Web Mercator 坐标系原点），因为所有锚点均以用户为中心就近放置；(5) 此近似在数公里范围内误差可接受（≤0.5%），与文档中最大查询半径 3km 的使用场景匹配。</w:t>
              </w:r>
            </w:ins>
          </w:p>
          <w:p w14:paraId="1D311F4D" w14:textId="26BE2CE2" w:rsidR="005E55A8" w:rsidRDefault="00BF778D">
            <w:pPr>
              <w:rPr>
                <w:rFonts w:ascii="微软雅黑 Light" w:eastAsia="微软雅黑 Light" w:hAnsi="微软雅黑 Light" w:hint="eastAsia"/>
                <w:b/>
                <w:sz w:val="22"/>
                <w:szCs w:val="22"/>
              </w:rPr>
            </w:pPr>
            <w:proofErr w:type="spellStart"/>
            <w:ins w:id="429" w:author="kyx" w:date="2026-08-04T21:20:00Z" w16du:dateUtc="2026-08-04T13:20:00Z">
              <w:r>
                <w:rPr>
                  <w:rFonts w:ascii="微软雅黑 Light" w:eastAsia="微软雅黑 Light" w:hAnsi="微软雅黑 Light" w:hint="eastAsia"/>
                  <w:b/>
                  <w:sz w:val="22"/>
                  <w:szCs w:val="22"/>
                </w:rPr>
                <w:t>userLat</w:t>
              </w:r>
              <w:proofErr w:type="spellEnd"/>
              <w:r>
                <w:rPr>
                  <w:rFonts w:ascii="微软雅黑 Light" w:eastAsia="微软雅黑 Light" w:hAnsi="微软雅黑 Light" w:hint="eastAsia"/>
                  <w:b/>
                  <w:sz w:val="22"/>
                  <w:szCs w:val="22"/>
                </w:rPr>
                <w:t>是</w:t>
              </w:r>
            </w:ins>
            <w:ins w:id="430" w:author="kyx" w:date="2026-08-04T21:16:00Z" w16du:dateUtc="2026-08-04T13:16:00Z">
              <w:r>
                <w:rPr>
                  <w:rFonts w:ascii="微软雅黑 Light" w:eastAsia="微软雅黑 Light" w:hAnsi="微软雅黑 Light" w:hint="eastAsia"/>
                  <w:b/>
                  <w:sz w:val="22"/>
                  <w:szCs w:val="22"/>
                </w:rPr>
                <w:t>指用户</w:t>
              </w:r>
            </w:ins>
            <w:ins w:id="431" w:author="kyx" w:date="2026-08-04T21:19:00Z" w16du:dateUtc="2026-08-04T13:19:00Z">
              <w:r>
                <w:rPr>
                  <w:rFonts w:ascii="微软雅黑 Light" w:eastAsia="微软雅黑 Light" w:hAnsi="微软雅黑 Light" w:hint="eastAsia"/>
                  <w:b/>
                  <w:sz w:val="22"/>
                  <w:szCs w:val="22"/>
                </w:rPr>
                <w:t>当前</w:t>
              </w:r>
            </w:ins>
            <w:ins w:id="432" w:author="kyx" w:date="2026-08-04T21:20:00Z" w16du:dateUtc="2026-08-04T13:20:00Z">
              <w:r>
                <w:rPr>
                  <w:rFonts w:ascii="微软雅黑 Light" w:eastAsia="微软雅黑 Light" w:hAnsi="微软雅黑 Light" w:hint="eastAsia"/>
                  <w:b/>
                  <w:sz w:val="22"/>
                  <w:szCs w:val="22"/>
                </w:rPr>
                <w:t>的</w:t>
              </w:r>
            </w:ins>
            <w:ins w:id="433" w:author="kyx" w:date="2026-08-04T21:16:00Z" w16du:dateUtc="2026-08-04T13:16:00Z">
              <w:r>
                <w:rPr>
                  <w:rFonts w:ascii="微软雅黑 Light" w:eastAsia="微软雅黑 Light" w:hAnsi="微软雅黑 Light" w:hint="eastAsia"/>
                  <w:b/>
                  <w:sz w:val="22"/>
                  <w:szCs w:val="22"/>
                </w:rPr>
                <w:t>纬度？</w:t>
              </w:r>
            </w:ins>
            <w:ins w:id="434" w:author="kyx" w:date="2026-08-04T21:20:00Z" w16du:dateUtc="2026-08-04T13:20:00Z">
              <w:r>
                <w:rPr>
                  <w:rFonts w:ascii="微软雅黑 Light" w:eastAsia="微软雅黑 Light" w:hAnsi="微软雅黑 Light" w:hint="eastAsia"/>
                  <w:b/>
                  <w:sz w:val="22"/>
                  <w:szCs w:val="22"/>
                </w:rPr>
                <w:t xml:space="preserve">为何没有user </w:t>
              </w:r>
              <w:proofErr w:type="spellStart"/>
              <w:r>
                <w:rPr>
                  <w:rFonts w:ascii="微软雅黑 Light" w:eastAsia="微软雅黑 Light" w:hAnsi="微软雅黑 Light" w:hint="eastAsia"/>
                  <w:b/>
                  <w:sz w:val="22"/>
                  <w:szCs w:val="22"/>
                </w:rPr>
                <w:t>lon</w:t>
              </w:r>
              <w:proofErr w:type="spellEnd"/>
              <w:r>
                <w:rPr>
                  <w:rFonts w:ascii="微软雅黑 Light" w:eastAsia="微软雅黑 Light" w:hAnsi="微软雅黑 Light" w:hint="eastAsia"/>
                  <w:b/>
                  <w:sz w:val="22"/>
                  <w:szCs w:val="22"/>
                </w:rPr>
                <w:t>？</w:t>
              </w:r>
            </w:ins>
            <w:ins w:id="435" w:author="kyx" w:date="2026-08-05T07:30:00Z" w16du:dateUtc="2026-08-04T23:30:00Z">
              <w:r w:rsidR="002D6435">
                <w:rPr>
                  <w:rFonts w:ascii="微软雅黑 Light" w:eastAsia="微软雅黑 Light" w:hAnsi="微软雅黑 Light" w:hint="eastAsia"/>
                  <w:b/>
                  <w:sz w:val="22"/>
                  <w:szCs w:val="22"/>
                </w:rPr>
                <w:t>（如是现有公式定义，</w:t>
              </w:r>
            </w:ins>
            <w:ins w:id="436" w:author="kyx" w:date="2026-08-05T07:32:00Z" w16du:dateUtc="2026-08-04T23:32:00Z">
              <w:r w:rsidR="00B127AC">
                <w:rPr>
                  <w:rFonts w:ascii="微软雅黑 Light" w:eastAsia="微软雅黑 Light" w:hAnsi="微软雅黑 Light" w:hint="eastAsia"/>
                  <w:b/>
                  <w:sz w:val="22"/>
                  <w:szCs w:val="22"/>
                </w:rPr>
                <w:t>以上</w:t>
              </w:r>
            </w:ins>
            <w:ins w:id="437" w:author="kyx" w:date="2026-08-05T07:30:00Z" w16du:dateUtc="2026-08-04T23:30:00Z">
              <w:r w:rsidR="002D6435">
                <w:rPr>
                  <w:rFonts w:ascii="微软雅黑 Light" w:eastAsia="微软雅黑 Light" w:hAnsi="微软雅黑 Light" w:hint="eastAsia"/>
                  <w:b/>
                  <w:sz w:val="22"/>
                  <w:szCs w:val="22"/>
                </w:rPr>
                <w:t>可不解释）</w:t>
              </w:r>
            </w:ins>
          </w:p>
          <w:p>
            <w:pPr>
              <w:spacing w:before="60" w:after="60"/>
            </w:pPr>
            <w:ins w:id="2105" w:author="王鑫" w:date="2026-08-12T00:00:00Z">
              <w:r>
                <w:rPr>
                  <w:rFonts w:hint="eastAsia" w:ascii="微软雅黑 Light" w:hAnsi="微软雅黑 Light" w:eastAsia="微软雅黑 Light"/>
                  <w:b/>
                  <w:color w:val="C00000"/>
                  <w:sz w:val="21"/>
                  <w:szCs w:val="21"/>
                </w:rPr>
                <w:t xml:space="preserve">【答复】</w:t>
              </w:r>
            </w:ins>
            <w:ins w:id="2106" w:author="王鑫" w:date="2026-08-12T00:00:00Z">
              <w:r>
                <w:rPr>
                  <w:rFonts w:hint="eastAsia" w:ascii="微软雅黑 Light" w:hAnsi="微软雅黑 Light" w:eastAsia="微软雅黑 Light"/>
                  <w:color w:val="C00000"/>
                  <w:sz w:val="21"/>
                  <w:szCs w:val="21"/>
                </w:rPr>
                <w:t xml:space="preserve">是的，userLat 指用户当前的纬度。不需要 userLon 是因为：经线收敛效应（即经度每度对应的实际米数随纬度变化）仅与纬度有关，与经度无关。在球面上，无论用户处于什么经度，相同纬度处经度1度对应的东西向距离都是相同的（在正球模型下为 111320×cos(纬度)）。因此计算 deltaX 时只需 userLat 做余弦修正，无需 userLon 参与计算。这是球面几何的基本性质。</w:t>
              </w:r>
            </w:ins>
          </w:p>
          <w:p w14:paraId="008AA0D2"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动态资产切换：根据意图类别加载不同GLTF虚拟资产（学校显示校园模型，医院显示红十字图标）；</w:t>
            </w:r>
          </w:p>
          <w:p w14:paraId="61485594"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情境化场景生成：</w:t>
            </w:r>
          </w:p>
          <w:p w14:paraId="2F07FEF0"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QUERY_SCHOOLS：生成虚拟学区围栏（基于学校POI位置的Voronoi图或凸包算法生成</w:t>
            </w:r>
            <w:proofErr w:type="spellStart"/>
            <w:r>
              <w:rPr>
                <w:rFonts w:ascii="微软雅黑 Light" w:eastAsia="微软雅黑 Light" w:hAnsi="微软雅黑 Light" w:hint="eastAsia"/>
                <w:b/>
                <w:sz w:val="22"/>
                <w:szCs w:val="22"/>
              </w:rPr>
              <w:t>THREE.Line</w:t>
            </w:r>
            <w:proofErr w:type="spellEnd"/>
            <w:r>
              <w:rPr>
                <w:rFonts w:ascii="微软雅黑 Light" w:eastAsia="微软雅黑 Light" w:hAnsi="微软雅黑 Light" w:hint="eastAsia"/>
                <w:b/>
                <w:sz w:val="22"/>
                <w:szCs w:val="22"/>
              </w:rPr>
              <w:t>多边形边界）+ 动态放学场景（</w:t>
            </w:r>
            <w:proofErr w:type="spellStart"/>
            <w:r>
              <w:rPr>
                <w:rFonts w:ascii="微软雅黑 Light" w:eastAsia="微软雅黑 Light" w:hAnsi="微软雅黑 Light" w:hint="eastAsia"/>
                <w:b/>
                <w:sz w:val="22"/>
                <w:szCs w:val="22"/>
              </w:rPr>
              <w:t>THREE.AnimationMixer</w:t>
            </w:r>
            <w:proofErr w:type="spellEnd"/>
            <w:r>
              <w:rPr>
                <w:rFonts w:ascii="微软雅黑 Light" w:eastAsia="微软雅黑 Light" w:hAnsi="微软雅黑 Light" w:hint="eastAsia"/>
                <w:b/>
                <w:sz w:val="22"/>
                <w:szCs w:val="22"/>
              </w:rPr>
              <w:t>驱动学生行走动画，配合随机路径生成）；</w:t>
            </w:r>
          </w:p>
          <w:p w14:paraId="60CBF8E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QUERY_HOSPITALS：生成虚拟急救路线 + 医院3D模型；</w:t>
            </w:r>
          </w:p>
          <w:p w14:paraId="0C18AD3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xml:space="preserve">  - QUERY_MALLS：生成</w:t>
            </w:r>
            <w:proofErr w:type="gramStart"/>
            <w:r>
              <w:rPr>
                <w:rFonts w:ascii="微软雅黑 Light" w:eastAsia="微软雅黑 Light" w:hAnsi="微软雅黑 Light" w:hint="eastAsia"/>
                <w:b/>
                <w:sz w:val="22"/>
                <w:szCs w:val="22"/>
              </w:rPr>
              <w:t>虚拟商</w:t>
            </w:r>
            <w:proofErr w:type="gramEnd"/>
            <w:r>
              <w:rPr>
                <w:rFonts w:ascii="微软雅黑 Light" w:eastAsia="微软雅黑 Light" w:hAnsi="微软雅黑 Light" w:hint="eastAsia"/>
                <w:b/>
                <w:sz w:val="22"/>
                <w:szCs w:val="22"/>
              </w:rPr>
              <w:t>圈热力图 + 周边配套标注；</w:t>
            </w:r>
          </w:p>
          <w:p w14:paraId="29B98453" w14:textId="6F3130BE"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定位精度依赖：</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t>偏差 &lt; 2米的</w:t>
            </w:r>
            <w:proofErr w:type="gramStart"/>
            <w:r>
              <w:rPr>
                <w:rFonts w:ascii="微软雅黑 Light" w:eastAsia="微软雅黑 Light" w:hAnsi="微软雅黑 Light" w:hint="eastAsia"/>
                <w:b/>
                <w:sz w:val="22"/>
                <w:szCs w:val="22"/>
              </w:rPr>
              <w:t>主张仅</w:t>
            </w:r>
            <w:proofErr w:type="gramEnd"/>
            <w:r>
              <w:rPr>
                <w:rFonts w:ascii="微软雅黑 Light" w:eastAsia="微软雅黑 Light" w:hAnsi="微软雅黑 Light" w:hint="eastAsia"/>
                <w:b/>
                <w:sz w:val="22"/>
                <w:szCs w:val="22"/>
              </w:rPr>
              <w:t>在配合子系统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的VPS校准时有效。</w:t>
            </w:r>
            <w:ins w:id="438" w:author="kyx" w:date="2026-08-04T21:13:00Z" w16du:dateUtc="2026-08-04T13:13:00Z">
              <w:r w:rsidR="00BF778D">
                <w:rPr>
                  <w:rFonts w:ascii="微软雅黑 Light" w:eastAsia="微软雅黑 Light" w:hAnsi="微软雅黑 Light" w:hint="eastAsia"/>
                  <w:b/>
                  <w:sz w:val="22"/>
                  <w:szCs w:val="22"/>
                </w:rPr>
                <w:t>（如何</w:t>
              </w:r>
              <w:proofErr w:type="gramStart"/>
              <w:r w:rsidR="00BF778D">
                <w:rPr>
                  <w:rFonts w:ascii="微软雅黑 Light" w:eastAsia="微软雅黑 Light" w:hAnsi="微软雅黑 Light" w:hint="eastAsia"/>
                  <w:b/>
                  <w:sz w:val="22"/>
                  <w:szCs w:val="22"/>
                </w:rPr>
                <w:t>确定锚点位置</w:t>
              </w:r>
              <w:proofErr w:type="gramEnd"/>
              <w:r w:rsidR="00BF778D">
                <w:rPr>
                  <w:rFonts w:ascii="微软雅黑 Light" w:eastAsia="微软雅黑 Light" w:hAnsi="微软雅黑 Light" w:hint="eastAsia"/>
                  <w:b/>
                  <w:sz w:val="22"/>
                  <w:szCs w:val="22"/>
                </w:rPr>
                <w:t>偏差，</w:t>
              </w:r>
            </w:ins>
            <w:ins w:id="439" w:author="kyx" w:date="2026-08-04T21:17:00Z" w16du:dateUtc="2026-08-04T13:17:00Z">
              <w:r w:rsidR="00BF778D">
                <w:rPr>
                  <w:rFonts w:ascii="微软雅黑 Light" w:eastAsia="微软雅黑 Light" w:hAnsi="微软雅黑 Light" w:hint="eastAsia"/>
                  <w:b/>
                  <w:sz w:val="22"/>
                  <w:szCs w:val="22"/>
                </w:rPr>
                <w:t>是哪</w:t>
              </w:r>
              <w:proofErr w:type="gramStart"/>
              <w:r w:rsidR="00BF778D">
                <w:rPr>
                  <w:rFonts w:ascii="微软雅黑 Light" w:eastAsia="微软雅黑 Light" w:hAnsi="微软雅黑 Light" w:hint="eastAsia"/>
                  <w:b/>
                  <w:sz w:val="22"/>
                  <w:szCs w:val="22"/>
                </w:rPr>
                <w:t>两个锚点之间</w:t>
              </w:r>
              <w:proofErr w:type="gramEnd"/>
              <w:r w:rsidR="00BF778D">
                <w:rPr>
                  <w:rFonts w:ascii="微软雅黑 Light" w:eastAsia="微软雅黑 Light" w:hAnsi="微软雅黑 Light" w:hint="eastAsia"/>
                  <w:b/>
                  <w:sz w:val="22"/>
                  <w:szCs w:val="22"/>
                </w:rPr>
                <w:t>的位置偏差？</w:t>
              </w:r>
            </w:ins>
            <w:ins w:id="440" w:author="kyx" w:date="2026-08-04T21:14:00Z" w16du:dateUtc="2026-08-04T13:14:00Z">
              <w:r w:rsidR="00BF778D">
                <w:rPr>
                  <w:rFonts w:ascii="微软雅黑 Light" w:eastAsia="微软雅黑 Light" w:hAnsi="微软雅黑 Light" w:hint="eastAsia"/>
                  <w:b/>
                  <w:sz w:val="22"/>
                  <w:szCs w:val="22"/>
                </w:rPr>
                <w:t>该句</w:t>
              </w:r>
              <w:proofErr w:type="gramStart"/>
              <w:r w:rsidR="00BF778D">
                <w:rPr>
                  <w:rFonts w:ascii="微软雅黑 Light" w:eastAsia="微软雅黑 Light" w:hAnsi="微软雅黑 Light" w:hint="eastAsia"/>
                  <w:b/>
                  <w:sz w:val="22"/>
                  <w:szCs w:val="22"/>
                </w:rPr>
                <w:t>话如何</w:t>
              </w:r>
              <w:proofErr w:type="gramEnd"/>
              <w:r w:rsidR="00BF778D">
                <w:rPr>
                  <w:rFonts w:ascii="微软雅黑 Light" w:eastAsia="微软雅黑 Light" w:hAnsi="微软雅黑 Light" w:hint="eastAsia"/>
                  <w:b/>
                  <w:sz w:val="22"/>
                  <w:szCs w:val="22"/>
                </w:rPr>
                <w:t>理解？</w:t>
              </w:r>
            </w:ins>
            <w:ins w:id="441" w:author="kyx" w:date="2026-08-04T21:13:00Z" w16du:dateUtc="2026-08-04T13:13:00Z">
              <w:r w:rsidR="00BF778D">
                <w:rPr>
                  <w:rFonts w:ascii="微软雅黑 Light" w:eastAsia="微软雅黑 Light" w:hAnsi="微软雅黑 Light" w:hint="eastAsia"/>
                  <w:b/>
                  <w:sz w:val="22"/>
                  <w:szCs w:val="22"/>
                </w:rPr>
                <w:t>）</w:t>
              </w:r>
            </w:ins>
          </w:p>
          <w:p>
            <w:pPr>
              <w:spacing w:before="60" w:after="60"/>
            </w:pPr>
            <w:ins w:id="2107" w:author="王鑫" w:date="2026-08-12T00:00:00Z">
              <w:r>
                <w:rPr>
                  <w:rFonts w:hint="eastAsia" w:ascii="微软雅黑 Light" w:hAnsi="微软雅黑 Light" w:eastAsia="微软雅黑 Light"/>
                  <w:b/>
                  <w:color w:val="C00000"/>
                  <w:sz w:val="21"/>
                  <w:szCs w:val="21"/>
                </w:rPr>
                <w:t xml:space="preserve">【答复】</w:t>
              </w:r>
            </w:ins>
            <w:ins w:id="2108" w:author="王鑫" w:date="2026-08-12T00:00:00Z">
              <w:r>
                <w:rPr>
                  <w:rFonts w:hint="eastAsia" w:ascii="微软雅黑 Light" w:hAnsi="微软雅黑 Light" w:eastAsia="微软雅黑 Light"/>
                  <w:color w:val="C00000"/>
                  <w:sz w:val="21"/>
                  <w:szCs w:val="21"/>
                </w:rPr>
                <w:t xml:space="preserve">(发明人确认)锚点位置偏差指虚拟锚点在 Three.js 世界坐标中的放置位置与该 POI 真实地理坐标(经 Web Mercator 转换)之间的误差(米),而非两个锚点间的相对偏差;评估方式:真实现场将锚点渲染位置与真实地标做视觉重合对比,或计算锚点世界坐标与真值坐标之差。VPS 校准机制即子系统一(2)节 VPS 视觉精定位——周期性视觉特征匹配修正设备位姿、校准 GPS 漂移,使定位精度达到 1-2 米,锚点偏差随之进入 2 米以内;仅靠 GPS 时锚点偏差通常为 5-15 米。</w:t>
              </w:r>
            </w:ins>
          </w:p>
          <w:p w14:paraId="4D163539" w14:textId="77777777" w:rsidR="005E55A8" w:rsidRDefault="005E55A8">
            <w:pPr>
              <w:rPr>
                <w:rFonts w:ascii="微软雅黑 Light" w:eastAsia="微软雅黑 Light" w:hAnsi="微软雅黑 Light" w:hint="eastAsia"/>
                <w:b/>
                <w:sz w:val="22"/>
                <w:szCs w:val="22"/>
              </w:rPr>
            </w:pPr>
          </w:p>
          <w:p w14:paraId="6804BA13" w14:textId="4A30C90D" w:rsidR="005E55A8" w:rsidRPr="008611B7" w:rsidRDefault="00000000">
            <w:pPr>
              <w:rPr>
                <w:rFonts w:ascii="微软雅黑 Light" w:eastAsia="微软雅黑 Light" w:hAnsi="微软雅黑 Light" w:hint="eastAsia"/>
                <w:b/>
                <w:color w:val="0070C0"/>
                <w:sz w:val="22"/>
                <w:szCs w:val="22"/>
              </w:rPr>
            </w:pPr>
            <w:r w:rsidRPr="008611B7">
              <w:rPr>
                <w:rFonts w:ascii="微软雅黑 Light" w:eastAsia="微软雅黑 Light" w:hAnsi="微软雅黑 Light" w:hint="eastAsia"/>
                <w:b/>
                <w:color w:val="0070C0"/>
                <w:sz w:val="22"/>
                <w:szCs w:val="22"/>
              </w:rPr>
              <w:t>（5）</w:t>
            </w:r>
            <w:proofErr w:type="spellStart"/>
            <w:r w:rsidRPr="008611B7">
              <w:rPr>
                <w:rFonts w:ascii="微软雅黑 Light" w:eastAsia="微软雅黑 Light" w:hAnsi="微软雅黑 Light" w:hint="eastAsia"/>
                <w:b/>
                <w:color w:val="0070C0"/>
                <w:sz w:val="22"/>
                <w:szCs w:val="22"/>
              </w:rPr>
              <w:t>WebXR</w:t>
            </w:r>
            <w:proofErr w:type="spellEnd"/>
            <w:r w:rsidRPr="008611B7">
              <w:rPr>
                <w:rFonts w:ascii="微软雅黑 Light" w:eastAsia="微软雅黑 Light" w:hAnsi="微软雅黑 Light" w:hint="eastAsia"/>
                <w:b/>
                <w:color w:val="0070C0"/>
                <w:sz w:val="22"/>
                <w:szCs w:val="22"/>
              </w:rPr>
              <w:t>虚实光影融合模块</w:t>
            </w:r>
          </w:p>
          <w:p w14:paraId="18635A19" w14:textId="428AA5E1"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相机位置更新：每帧从子系统</w:t>
            </w:r>
            <w:proofErr w:type="gramStart"/>
            <w:r>
              <w:rPr>
                <w:rFonts w:ascii="微软雅黑 Light" w:eastAsia="微软雅黑 Light" w:hAnsi="微软雅黑 Light" w:hint="eastAsia"/>
                <w:b/>
                <w:sz w:val="22"/>
                <w:szCs w:val="22"/>
              </w:rPr>
              <w:t>一</w:t>
            </w:r>
            <w:proofErr w:type="gramEnd"/>
            <w:r>
              <w:rPr>
                <w:rFonts w:ascii="微软雅黑 Light" w:eastAsia="微软雅黑 Light" w:hAnsi="微软雅黑 Light" w:hint="eastAsia"/>
                <w:b/>
                <w:sz w:val="22"/>
                <w:szCs w:val="22"/>
              </w:rPr>
              <w:t>的</w:t>
            </w:r>
            <w:proofErr w:type="spellStart"/>
            <w:r>
              <w:rPr>
                <w:rFonts w:ascii="微软雅黑 Light" w:eastAsia="微软雅黑 Light" w:hAnsi="微软雅黑 Light" w:hint="eastAsia"/>
                <w:b/>
                <w:sz w:val="22"/>
                <w:szCs w:val="22"/>
              </w:rPr>
              <w:t>fusionupdate</w:t>
            </w:r>
            <w:proofErr w:type="spellEnd"/>
            <w:r>
              <w:rPr>
                <w:rFonts w:ascii="微软雅黑 Light" w:eastAsia="微软雅黑 Light" w:hAnsi="微软雅黑 Light" w:hint="eastAsia"/>
                <w:b/>
                <w:sz w:val="22"/>
                <w:szCs w:val="22"/>
              </w:rPr>
              <w:t>事件更新相机position（相机跟随用户移动，</w:t>
            </w:r>
            <w:proofErr w:type="gramStart"/>
            <w:r>
              <w:rPr>
                <w:rFonts w:ascii="微软雅黑 Light" w:eastAsia="微软雅黑 Light" w:hAnsi="微软雅黑 Light" w:hint="eastAsia"/>
                <w:b/>
                <w:sz w:val="22"/>
                <w:szCs w:val="22"/>
              </w:rPr>
              <w:t>锚点位置</w:t>
            </w:r>
            <w:proofErr w:type="gramEnd"/>
            <w:r>
              <w:rPr>
                <w:rFonts w:ascii="微软雅黑 Light" w:eastAsia="微软雅黑 Light" w:hAnsi="微软雅黑 Light" w:hint="eastAsia"/>
                <w:b/>
                <w:sz w:val="22"/>
                <w:szCs w:val="22"/>
              </w:rPr>
              <w:lastRenderedPageBreak/>
              <w:t>固定）；</w:t>
            </w:r>
            <w:ins w:id="442" w:author="kyx" w:date="2026-08-04T21:20:00Z" w16du:dateUtc="2026-08-04T13:20:00Z">
              <w:r w:rsidR="008D2B89">
                <w:rPr>
                  <w:rFonts w:ascii="微软雅黑 Light" w:eastAsia="微软雅黑 Light" w:hAnsi="微软雅黑 Light" w:hint="eastAsia"/>
                  <w:b/>
                  <w:sz w:val="22"/>
                  <w:szCs w:val="22"/>
                </w:rPr>
                <w:t>（</w:t>
              </w:r>
            </w:ins>
            <w:proofErr w:type="gramStart"/>
            <w:ins w:id="443" w:author="kyx" w:date="2026-08-04T21:21:00Z" w16du:dateUtc="2026-08-04T13:21:00Z">
              <w:r w:rsidR="008D2B89">
                <w:rPr>
                  <w:rFonts w:ascii="微软雅黑 Light" w:eastAsia="微软雅黑 Light" w:hAnsi="微软雅黑 Light" w:hint="eastAsia"/>
                  <w:b/>
                  <w:sz w:val="22"/>
                  <w:szCs w:val="22"/>
                </w:rPr>
                <w:t>锚点也即</w:t>
              </w:r>
              <w:proofErr w:type="gramEnd"/>
              <w:r w:rsidR="008D2B89">
                <w:rPr>
                  <w:rFonts w:ascii="微软雅黑 Light" w:eastAsia="微软雅黑 Light" w:hAnsi="微软雅黑 Light" w:hint="eastAsia"/>
                  <w:b/>
                  <w:sz w:val="22"/>
                  <w:szCs w:val="22"/>
                </w:rPr>
                <w:t>目的地么，也即目的地位置固定？</w:t>
              </w:r>
            </w:ins>
            <w:ins w:id="444" w:author="kyx" w:date="2026-08-04T21:20:00Z" w16du:dateUtc="2026-08-04T13:20:00Z">
              <w:r w:rsidR="008D2B89">
                <w:rPr>
                  <w:rFonts w:ascii="微软雅黑 Light" w:eastAsia="微软雅黑 Light" w:hAnsi="微软雅黑 Light" w:hint="eastAsia"/>
                  <w:b/>
                  <w:sz w:val="22"/>
                  <w:szCs w:val="22"/>
                </w:rPr>
                <w:t>）</w:t>
              </w:r>
            </w:ins>
          </w:p>
          <w:p>
            <w:pPr>
              <w:spacing w:before="60" w:after="60"/>
            </w:pPr>
            <w:ins w:id="2109" w:author="王鑫" w:date="2026-08-12T00:00:00Z">
              <w:r>
                <w:rPr>
                  <w:rFonts w:hint="eastAsia" w:ascii="微软雅黑 Light" w:hAnsi="微软雅黑 Light" w:eastAsia="微软雅黑 Light"/>
                  <w:b/>
                  <w:color w:val="C00000"/>
                  <w:sz w:val="21"/>
                  <w:szCs w:val="21"/>
                </w:rPr>
                <w:t xml:space="preserve">【答复】</w:t>
              </w:r>
            </w:ins>
            <w:ins w:id="2110" w:author="王鑫" w:date="2026-08-12T00:00:00Z">
              <w:r>
                <w:rPr>
                  <w:rFonts w:hint="eastAsia" w:ascii="微软雅黑 Light" w:hAnsi="微软雅黑 Light" w:eastAsia="微软雅黑 Light"/>
                  <w:color w:val="C00000"/>
                  <w:sz w:val="21"/>
                  <w:szCs w:val="21"/>
                </w:rPr>
                <w:t xml:space="preserve">是的。文档(5)节明确说明两点：(1) 相机位置更新——每帧从子系统一的 fusionupdate 事件更新相机 position，实现"相机跟随用户移动"；(2) 锚点位置——"锚点位置固定"。因此锚点（即 POI 目的地对应的虚拟标记/模型）在世界坐标系中的位置是固定的，而相机（代表用户视点）随用户移动而变化，这符合 AR 应用的标准模式：虚拟内容锚定在真实世界位置，用户通过移动设备从不同角度观察。</w:t>
              </w:r>
            </w:ins>
          </w:p>
          <w:p w14:paraId="368439D7"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光照估计：调用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Lighting Estimation API（</w:t>
            </w:r>
            <w:proofErr w:type="spellStart"/>
            <w:r>
              <w:rPr>
                <w:rFonts w:ascii="微软雅黑 Light" w:eastAsia="微软雅黑 Light" w:hAnsi="微软雅黑 Light" w:hint="eastAsia"/>
                <w:b/>
                <w:sz w:val="22"/>
                <w:szCs w:val="22"/>
              </w:rPr>
              <w:t>xrFrame.getLightEstimate</w:t>
            </w:r>
            <w:proofErr w:type="spellEnd"/>
            <w:r>
              <w:rPr>
                <w:rFonts w:ascii="微软雅黑 Light" w:eastAsia="微软雅黑 Light" w:hAnsi="微软雅黑 Light" w:hint="eastAsia"/>
                <w:b/>
                <w:sz w:val="22"/>
                <w:szCs w:val="22"/>
              </w:rPr>
              <w:t>(</w:t>
            </w:r>
            <w:proofErr w:type="spellStart"/>
            <w:r>
              <w:rPr>
                <w:rFonts w:ascii="微软雅黑 Light" w:eastAsia="微软雅黑 Light" w:hAnsi="微软雅黑 Light" w:hint="eastAsia"/>
                <w:b/>
                <w:sz w:val="22"/>
                <w:szCs w:val="22"/>
              </w:rPr>
              <w:t>lightProbe</w:t>
            </w:r>
            <w:proofErr w:type="spellEnd"/>
            <w:r>
              <w:rPr>
                <w:rFonts w:ascii="微软雅黑 Light" w:eastAsia="微软雅黑 Light" w:hAnsi="微软雅黑 Light" w:hint="eastAsia"/>
                <w:b/>
                <w:sz w:val="22"/>
                <w:szCs w:val="22"/>
              </w:rPr>
              <w:t>)）获取真实环境光照参数（主光方向/强度 + 球</w:t>
            </w:r>
            <w:proofErr w:type="gramStart"/>
            <w:r>
              <w:rPr>
                <w:rFonts w:ascii="微软雅黑 Light" w:eastAsia="微软雅黑 Light" w:hAnsi="微软雅黑 Light" w:hint="eastAsia"/>
                <w:b/>
                <w:sz w:val="22"/>
                <w:szCs w:val="22"/>
              </w:rPr>
              <w:t>谐</w:t>
            </w:r>
            <w:proofErr w:type="gramEnd"/>
            <w:r>
              <w:rPr>
                <w:rFonts w:ascii="微软雅黑 Light" w:eastAsia="微软雅黑 Light" w:hAnsi="微软雅黑 Light" w:hint="eastAsia"/>
                <w:b/>
                <w:sz w:val="22"/>
                <w:szCs w:val="22"/>
              </w:rPr>
              <w:t xml:space="preserve">函数系数），更新Three.js </w:t>
            </w:r>
            <w:proofErr w:type="spellStart"/>
            <w:r>
              <w:rPr>
                <w:rFonts w:ascii="微软雅黑 Light" w:eastAsia="微软雅黑 Light" w:hAnsi="微软雅黑 Light" w:hint="eastAsia"/>
                <w:b/>
                <w:sz w:val="22"/>
                <w:szCs w:val="22"/>
              </w:rPr>
              <w:t>directionalLight</w:t>
            </w:r>
            <w:proofErr w:type="spellEnd"/>
            <w:r>
              <w:rPr>
                <w:rFonts w:ascii="微软雅黑 Light" w:eastAsia="微软雅黑 Light" w:hAnsi="微软雅黑 Light" w:hint="eastAsia"/>
                <w:b/>
                <w:sz w:val="22"/>
                <w:szCs w:val="22"/>
              </w:rPr>
              <w:t>和场景</w:t>
            </w:r>
            <w:proofErr w:type="spellStart"/>
            <w:r>
              <w:rPr>
                <w:rFonts w:ascii="微软雅黑 Light" w:eastAsia="微软雅黑 Light" w:hAnsi="微软雅黑 Light" w:hint="eastAsia"/>
                <w:b/>
                <w:sz w:val="22"/>
                <w:szCs w:val="22"/>
              </w:rPr>
              <w:t>envMap</w:t>
            </w:r>
            <w:proofErr w:type="spellEnd"/>
            <w:r>
              <w:rPr>
                <w:rFonts w:ascii="微软雅黑 Light" w:eastAsia="微软雅黑 Light" w:hAnsi="微软雅黑 Light" w:hint="eastAsia"/>
                <w:b/>
                <w:sz w:val="22"/>
                <w:szCs w:val="22"/>
              </w:rPr>
              <w:t>；</w:t>
            </w:r>
          </w:p>
          <w:p w14:paraId="09ABAEE5"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深度遮挡：调用</w:t>
            </w:r>
            <w:proofErr w:type="spellStart"/>
            <w:r>
              <w:rPr>
                <w:rFonts w:ascii="微软雅黑 Light" w:eastAsia="微软雅黑 Light" w:hAnsi="微软雅黑 Light" w:hint="eastAsia"/>
                <w:b/>
                <w:sz w:val="22"/>
                <w:szCs w:val="22"/>
              </w:rPr>
              <w:t>WebXR</w:t>
            </w:r>
            <w:proofErr w:type="spellEnd"/>
            <w:r>
              <w:rPr>
                <w:rFonts w:ascii="微软雅黑 Light" w:eastAsia="微软雅黑 Light" w:hAnsi="微软雅黑 Light" w:hint="eastAsia"/>
                <w:b/>
                <w:sz w:val="22"/>
                <w:szCs w:val="22"/>
              </w:rPr>
              <w:t xml:space="preserve"> Depth Sensing API获取深度图，在fragment shader中进行遮挡检测（</w:t>
            </w:r>
            <w:proofErr w:type="spellStart"/>
            <w:r>
              <w:rPr>
                <w:rFonts w:ascii="微软雅黑 Light" w:eastAsia="微软雅黑 Light" w:hAnsi="微软雅黑 Light" w:hint="eastAsia"/>
                <w:b/>
                <w:sz w:val="22"/>
                <w:szCs w:val="22"/>
              </w:rPr>
              <w:t>realDepth</w:t>
            </w:r>
            <w:proofErr w:type="spellEnd"/>
            <w:r>
              <w:rPr>
                <w:rFonts w:ascii="微软雅黑 Light" w:eastAsia="微软雅黑 Light" w:hAnsi="微软雅黑 Light" w:hint="eastAsia"/>
                <w:b/>
                <w:sz w:val="22"/>
                <w:szCs w:val="22"/>
              </w:rPr>
              <w:t xml:space="preserve"> &lt; </w:t>
            </w:r>
            <w:proofErr w:type="spellStart"/>
            <w:r>
              <w:rPr>
                <w:rFonts w:ascii="微软雅黑 Light" w:eastAsia="微软雅黑 Light" w:hAnsi="微软雅黑 Light" w:hint="eastAsia"/>
                <w:b/>
                <w:sz w:val="22"/>
                <w:szCs w:val="22"/>
              </w:rPr>
              <w:t>virtualDepth</w:t>
            </w:r>
            <w:proofErr w:type="spellEnd"/>
            <w:r>
              <w:rPr>
                <w:rFonts w:ascii="微软雅黑 Light" w:eastAsia="微软雅黑 Light" w:hAnsi="微软雅黑 Light" w:hint="eastAsia"/>
                <w:b/>
                <w:sz w:val="22"/>
                <w:szCs w:val="22"/>
              </w:rPr>
              <w:t>时discard虚拟片段），实现虚拟物体</w:t>
            </w:r>
            <w:proofErr w:type="gramStart"/>
            <w:r>
              <w:rPr>
                <w:rFonts w:ascii="微软雅黑 Light" w:eastAsia="微软雅黑 Light" w:hAnsi="微软雅黑 Light" w:hint="eastAsia"/>
                <w:b/>
                <w:sz w:val="22"/>
                <w:szCs w:val="22"/>
              </w:rPr>
              <w:t>被真实</w:t>
            </w:r>
            <w:proofErr w:type="gramEnd"/>
            <w:r>
              <w:rPr>
                <w:rFonts w:ascii="微软雅黑 Light" w:eastAsia="微软雅黑 Light" w:hAnsi="微软雅黑 Light" w:hint="eastAsia"/>
                <w:b/>
                <w:sz w:val="22"/>
                <w:szCs w:val="22"/>
              </w:rPr>
              <w:t>物体遮挡的效果；</w:t>
            </w:r>
          </w:p>
          <w:p w14:paraId="1A614D1A" w14:textId="77777777" w:rsidR="005E55A8" w:rsidRDefault="00000000">
            <w:pPr>
              <w:rPr>
                <w:rFonts w:ascii="微软雅黑 Light" w:eastAsia="微软雅黑 Light" w:hAnsi="微软雅黑 Light" w:hint="eastAsia"/>
                <w:b/>
                <w:sz w:val="22"/>
                <w:szCs w:val="22"/>
              </w:rPr>
            </w:pPr>
            <w:r>
              <w:rPr>
                <w:rFonts w:ascii="微软雅黑 Light" w:eastAsia="微软雅黑 Light" w:hAnsi="微软雅黑 Light" w:hint="eastAsia"/>
                <w:b/>
                <w:sz w:val="22"/>
                <w:szCs w:val="22"/>
              </w:rPr>
              <w:t>- 设备兼容性：核心特性仅在</w:t>
            </w:r>
            <w:proofErr w:type="spellStart"/>
            <w:r>
              <w:rPr>
                <w:rFonts w:ascii="微软雅黑 Light" w:eastAsia="微软雅黑 Light" w:hAnsi="微软雅黑 Light" w:hint="eastAsia"/>
                <w:b/>
                <w:sz w:val="22"/>
                <w:szCs w:val="22"/>
              </w:rPr>
              <w:t>ARCore</w:t>
            </w:r>
            <w:proofErr w:type="spellEnd"/>
            <w:r>
              <w:rPr>
                <w:rFonts w:ascii="微软雅黑 Light" w:eastAsia="微软雅黑 Light" w:hAnsi="微软雅黑 Light" w:hint="eastAsia"/>
                <w:b/>
                <w:sz w:val="22"/>
                <w:szCs w:val="22"/>
              </w:rPr>
              <w:t>兼容Android Chrome设备上可用，不支持时降级为默认方向光 + 无遮挡渲染。</w:t>
            </w:r>
          </w:p>
          <w:p w14:paraId="21D7A3FB" w14:textId="0197F7AE" w:rsidR="005E55A8" w:rsidRPr="003E1DC9" w:rsidDel="003E1DC9" w:rsidRDefault="00AC2871">
            <w:pPr>
              <w:rPr>
                <w:del w:id="445" w:author="kyx" w:date="2026-08-02T10:22:00Z" w16du:dateUtc="2026-08-02T02:22:00Z"/>
                <w:rFonts w:ascii="微软雅黑 Light" w:eastAsia="微软雅黑 Light" w:hAnsi="微软雅黑 Light" w:hint="eastAsia"/>
                <w:b/>
                <w:sz w:val="22"/>
                <w:szCs w:val="22"/>
              </w:rPr>
            </w:pPr>
            <w:ins w:id="446" w:author="kyx" w:date="2026-08-04T21:55:00Z" w16du:dateUtc="2026-08-04T13:55:00Z">
              <w:r w:rsidRPr="00AC2871">
                <w:rPr>
                  <w:rFonts w:ascii="微软雅黑 Light" w:eastAsia="微软雅黑 Light" w:hAnsi="微软雅黑 Light" w:hint="eastAsia"/>
                  <w:b/>
                  <w:sz w:val="22"/>
                  <w:szCs w:val="22"/>
                  <w:highlight w:val="cyan"/>
                </w:rPr>
                <w:t>待确认</w:t>
              </w:r>
            </w:ins>
            <w:ins w:id="447" w:author="kyx" w:date="2026-08-02T10:22:00Z" w16du:dateUtc="2026-08-02T02:22:00Z">
              <w:r w:rsidR="003E1DC9" w:rsidRPr="00AC2871">
                <w:rPr>
                  <w:rFonts w:ascii="微软雅黑 Light" w:eastAsia="微软雅黑 Light" w:hAnsi="微软雅黑 Light" w:hint="eastAsia"/>
                  <w:b/>
                  <w:sz w:val="22"/>
                  <w:szCs w:val="22"/>
                  <w:highlight w:val="cyan"/>
                </w:rPr>
                <w:t>：</w:t>
              </w:r>
            </w:ins>
            <w:ins w:id="448" w:author="kyx" w:date="2026-08-02T10:23:00Z" w16du:dateUtc="2026-08-02T02:23:00Z">
              <w:r w:rsidR="003E1DC9" w:rsidRPr="00AC2871">
                <w:rPr>
                  <w:rFonts w:ascii="微软雅黑 Light" w:eastAsia="微软雅黑 Light" w:hAnsi="微软雅黑 Light" w:hint="eastAsia"/>
                  <w:b/>
                  <w:sz w:val="22"/>
                  <w:szCs w:val="22"/>
                  <w:highlight w:val="cyan"/>
                </w:rPr>
                <w:t>子系统三中，上面哪些模块存在核心改进？哪些模块是基于现有技术实现?</w:t>
              </w:r>
            </w:ins>
          </w:p>
          <w:p>
            <w:pPr>
              <w:spacing w:before="60" w:after="60"/>
            </w:pPr>
            <w:ins w:id="2111" w:author="王鑫" w:date="2026-08-12T00:00:00Z">
              <w:r>
                <w:rPr>
                  <w:rFonts w:hint="eastAsia" w:ascii="微软雅黑 Light" w:hAnsi="微软雅黑 Light" w:eastAsia="微软雅黑 Light"/>
                  <w:b/>
                  <w:color w:val="C00000"/>
                  <w:sz w:val="21"/>
                  <w:szCs w:val="21"/>
                </w:rPr>
                <w:t xml:space="preserve">【答复】</w:t>
              </w:r>
            </w:ins>
            <w:ins w:id="2112" w:author="王鑫" w:date="2026-08-12T00:00:00Z">
              <w:r>
                <w:rPr>
                  <w:rFonts w:hint="eastAsia" w:ascii="微软雅黑 Light" w:hAnsi="微软雅黑 Light" w:eastAsia="微软雅黑 Light"/>
                  <w:color w:val="C00000"/>
                  <w:sz w:val="21"/>
                  <w:szCs w:val="21"/>
                </w:rPr>
                <w:t xml:space="preserve">按模块逐一分析如下：
**【模块一：空间智能代理（1）】**
事件驱动架构本身为现有软件架构模式（如 Node.js EventEmitter、DOM 事件模型）。但将"自主性+反应性+主动性"三特性统一应用于 AR 空间锚点生成的智能代理设计，以及特定的 intentRecognized→queryPOI→poiQueryComplete→anchorGenerated 四阶段事件链，属于本方案的核心改进点。
**【模块二：多模态意图识别（2）】**
- 语音输入（权重0.4）：Web Speech API 为 W3C 标准（SpeechRecognition 接口），属于现有技术。
- 交互日志（权重0.3）：React/DOM 事件处理器捕获按钮点击属于现有前端技术。
- 用户轨迹（权重0.2）：GPS 轨迹分析（移动路径+停留点检测）属于现有 LBS 技术。
- 环境上下文（权重0.1）：时间/GPS/天气等上下文感知属于现有技术。
- 核心改进点：四模态固定权重（0.4/0.3/0.2/0.1）+ 置信度加权求和 + 0.7 阈值门控的融合策略，以及将融合结果映射到 QUERY_SCHOOLS/QUERY_HOSPITALS/QUERY_MALLS 三类 AR 空间查询意图的完整设计，属于核心改进。
**【模块三：语义化空间查询（3）】**
- Haversine 公式：数学公式，1795年首次发表，属于公开知识/现有技术。
- WGS84 坐标处理：现有 GIS 技术。
- 核心改进点：意图驱动的自适应查询半径策略（教育 3km/医疗 1km/商业 500m，基于出行行为模式设计）+ 距离权重 0.7 + 语义相关性 0.3 的综合排序机制 + 自建 POI 数据库与语义类别映射，属于核心改进。
**【模块四：语义锚点生成与放置（4）】**
- 坐标转换（等距矩形近似）：属于现有 GIS 技术。
- Web Mercator 投影（EPSG:3857）：谷歌 2005 年引入的公开投影标准。
- Three.js 引擎：MIT 许可证的开源 3D 库，属于现有技术。
- GLTF 模型格式：Khronos Group 的公开标准（glTF 2.0，已发布为 ISO/IEC 12113:2022）。
- Voronoi 图/凸包算法：Fortune 算法（1987年）等为公开的计算几何算法，Steven Fortune 的原始 C 代码已发布至公共领域。
- THREE.AnimationMixer：Three.js 内置动画系统 API，属于现有技术。
- 核心改进点：根据意图类别动态切换 GLTF 资产、基于 POI 位置生成情境化虚拟场景（学区围栏/动态放学场景/急救路线/商圈热力图）的完整方案，以及将 Voronoi 图/凸包算法应用于学区边界可视化的具体场景，属于核心改进。
**【模块五：WebXR 虚实光影融合（5）】**
- WebXR Lighting Estimation API（xrFrame.getLightEstimate）：W3C Immersive Web 工作组规范（WebXR Lighting Estimation API Level 1），属于现有技术。
- WebXR Depth Sensing API：W3C Immersive Web 工作组规范（WebXR Depth Sensing Module），属于现有技术。
- Three.js directionalLight+envMap 更新：属于现有 Three.js 使用方式。
- 核心改进点：将 Lighting Estimation API 获取的球谐函数系数+主光参数同步到 Three.js 渲染管线（更新 directionalLight+场景 envMap），以及将 Depth Sensing API 深度图用于 fragment shader 逐像素遮挡检测（realDepth&lt;virtualDepth 时 discard 片段）的完整虚实融合管线设计，以及从子系统一 fusionupdate 事件驱动的每帧相机同步机制，属于核心改进（侧重于多 API 的工程集成创新）。</w:t>
              </w:r>
            </w:ins>
          </w:p>
          <w:p w14:paraId="68BA9D3D" w14:textId="77777777" w:rsidR="005E55A8" w:rsidRDefault="005E55A8">
            <w:pPr>
              <w:rPr>
                <w:rFonts w:ascii="微软雅黑 Light" w:eastAsia="微软雅黑 Light" w:hAnsi="微软雅黑 Light" w:hint="eastAsia"/>
                <w:color w:val="7F7F7F"/>
                <w:sz w:val="22"/>
                <w:szCs w:val="22"/>
              </w:rPr>
            </w:pPr>
          </w:p>
          <w:p w14:paraId="5A2F0AD2" w14:textId="77777777" w:rsidR="005E55A8" w:rsidRDefault="005E55A8">
            <w:pPr>
              <w:rPr>
                <w:rFonts w:ascii="微软雅黑 Light" w:eastAsia="微软雅黑 Light" w:hAnsi="微软雅黑 Light" w:hint="eastAsia"/>
                <w:color w:val="7F7F7F"/>
                <w:sz w:val="22"/>
                <w:szCs w:val="22"/>
              </w:rPr>
            </w:pPr>
          </w:p>
        </w:tc>
      </w:tr>
      <w:tr w:rsidR="005E55A8" w14:paraId="43C458F1" w14:textId="77777777">
        <w:trPr>
          <w:trHeight w:val="505"/>
          <w:jc w:val="center"/>
        </w:trPr>
        <w:tc>
          <w:tcPr>
            <w:tcW w:w="5000" w:type="pct"/>
            <w:gridSpan w:val="3"/>
            <w:tcBorders>
              <w:top w:val="single" w:sz="18" w:space="0" w:color="auto"/>
              <w:left w:val="single" w:sz="18" w:space="0" w:color="auto"/>
              <w:bottom w:val="single" w:sz="18" w:space="0" w:color="auto"/>
              <w:right w:val="single" w:sz="18" w:space="0" w:color="auto"/>
            </w:tcBorders>
            <w:shd w:val="clear" w:color="auto" w:fill="D0CECE"/>
            <w:vAlign w:val="center"/>
          </w:tcPr>
          <w:p w14:paraId="0DF3244D" w14:textId="77777777" w:rsidR="005E55A8" w:rsidRDefault="00000000">
            <w:pPr>
              <w:spacing w:line="0" w:lineRule="atLeast"/>
              <w:ind w:firstLineChars="200" w:firstLine="560"/>
              <w:jc w:val="center"/>
              <w:rPr>
                <w:rFonts w:ascii="微软雅黑 Light" w:eastAsia="微软雅黑 Light" w:hAnsi="微软雅黑 Light" w:hint="eastAsia"/>
                <w:b/>
                <w:sz w:val="28"/>
                <w:szCs w:val="22"/>
              </w:rPr>
            </w:pPr>
            <w:r>
              <w:rPr>
                <w:rFonts w:ascii="微软雅黑 Light" w:eastAsia="微软雅黑 Light" w:hAnsi="微软雅黑 Light" w:hint="eastAsia"/>
                <w:b/>
                <w:sz w:val="28"/>
                <w:szCs w:val="22"/>
              </w:rPr>
              <w:lastRenderedPageBreak/>
              <w:t>已知的其他技术方案及区别</w:t>
            </w:r>
          </w:p>
        </w:tc>
      </w:tr>
      <w:tr w:rsidR="005E55A8" w14:paraId="1268C43C" w14:textId="77777777">
        <w:trPr>
          <w:trHeight w:val="398"/>
          <w:jc w:val="center"/>
        </w:trPr>
        <w:tc>
          <w:tcPr>
            <w:tcW w:w="5000" w:type="pct"/>
            <w:gridSpan w:val="3"/>
            <w:tcBorders>
              <w:top w:val="single" w:sz="12" w:space="0" w:color="auto"/>
              <w:left w:val="single" w:sz="18" w:space="0" w:color="auto"/>
              <w:bottom w:val="single" w:sz="12" w:space="0" w:color="auto"/>
              <w:right w:val="single" w:sz="18" w:space="0" w:color="auto"/>
            </w:tcBorders>
          </w:tcPr>
          <w:p w14:paraId="5E94ED84" w14:textId="77777777" w:rsidR="005E55A8" w:rsidRDefault="00000000">
            <w:pPr>
              <w:pStyle w:val="af2"/>
              <w:numPr>
                <w:ilvl w:val="0"/>
                <w:numId w:val="2"/>
              </w:numPr>
              <w:spacing w:line="0" w:lineRule="atLeast"/>
              <w:ind w:firstLineChars="0"/>
              <w:rPr>
                <w:rFonts w:ascii="微软雅黑 Light" w:eastAsia="微软雅黑 Light" w:hAnsi="微软雅黑 Light" w:cs="Arial" w:hint="eastAsia"/>
                <w:b/>
                <w:sz w:val="24"/>
              </w:rPr>
            </w:pPr>
            <w:r>
              <w:rPr>
                <w:rFonts w:ascii="微软雅黑 Light" w:eastAsia="微软雅黑 Light" w:hAnsi="微软雅黑 Light" w:cs="Arial" w:hint="eastAsia"/>
                <w:b/>
                <w:sz w:val="24"/>
              </w:rPr>
              <w:t>已知的其他技术方案及区别</w:t>
            </w:r>
          </w:p>
        </w:tc>
      </w:tr>
      <w:tr w:rsidR="005E55A8" w14:paraId="409AFF76" w14:textId="77777777">
        <w:trPr>
          <w:trHeight w:val="2806"/>
          <w:jc w:val="center"/>
        </w:trPr>
        <w:tc>
          <w:tcPr>
            <w:tcW w:w="1569" w:type="pct"/>
            <w:tcBorders>
              <w:top w:val="single" w:sz="8" w:space="0" w:color="auto"/>
              <w:left w:val="single" w:sz="18" w:space="0" w:color="auto"/>
              <w:bottom w:val="single" w:sz="12" w:space="0" w:color="auto"/>
              <w:right w:val="single" w:sz="8" w:space="0" w:color="auto"/>
            </w:tcBorders>
          </w:tcPr>
          <w:p w14:paraId="583CFF1F" w14:textId="77777777" w:rsidR="005E55A8" w:rsidRDefault="00000000">
            <w:pPr>
              <w:rPr>
                <w:rFonts w:ascii="微软雅黑 Light" w:eastAsia="微软雅黑 Light" w:hAnsi="微软雅黑 Light" w:hint="eastAsia"/>
                <w:bCs/>
                <w:sz w:val="22"/>
                <w:szCs w:val="22"/>
              </w:rPr>
            </w:pPr>
            <w:r>
              <w:rPr>
                <w:rFonts w:ascii="微软雅黑 Light" w:eastAsia="微软雅黑 Light" w:hAnsi="微软雅黑 Light" w:hint="eastAsia"/>
                <w:bCs/>
                <w:sz w:val="22"/>
                <w:szCs w:val="22"/>
              </w:rPr>
              <w:t>据您了解，我司或业内或查到的参考资料中是否有解决背景技术中的问题的解决方案？若有，本方案和现有的解决方案的区别是什么？</w:t>
            </w:r>
          </w:p>
          <w:p w14:paraId="3714337C" w14:textId="77777777" w:rsidR="005E55A8" w:rsidRDefault="00000000">
            <w:pPr>
              <w:spacing w:line="0" w:lineRule="atLeast"/>
              <w:rPr>
                <w:rFonts w:ascii="微软雅黑 Light" w:eastAsia="微软雅黑 Light" w:hAnsi="微软雅黑 Light" w:cs="微软雅黑 Light" w:hint="eastAsia"/>
                <w:sz w:val="22"/>
                <w:szCs w:val="22"/>
              </w:rPr>
            </w:pPr>
            <w:r>
              <w:rPr>
                <w:rFonts w:ascii="微软雅黑 Light" w:eastAsia="微软雅黑 Light" w:hAnsi="微软雅黑 Light" w:hint="eastAsia"/>
                <w:bCs/>
                <w:sz w:val="22"/>
                <w:szCs w:val="22"/>
              </w:rPr>
              <w:t>可粘贴网址或文章题目</w:t>
            </w:r>
          </w:p>
        </w:tc>
        <w:tc>
          <w:tcPr>
            <w:tcW w:w="3431" w:type="pct"/>
            <w:gridSpan w:val="2"/>
            <w:tcBorders>
              <w:top w:val="single" w:sz="8" w:space="0" w:color="auto"/>
              <w:left w:val="single" w:sz="8" w:space="0" w:color="auto"/>
              <w:bottom w:val="single" w:sz="12" w:space="0" w:color="auto"/>
              <w:right w:val="single" w:sz="18" w:space="0" w:color="auto"/>
            </w:tcBorders>
          </w:tcPr>
          <w:p w14:paraId="1D07F31E" w14:textId="77777777" w:rsidR="005E55A8" w:rsidRDefault="00000000">
            <w:pPr>
              <w:rPr>
                <w:rFonts w:ascii="微软雅黑 Light" w:eastAsia="微软雅黑 Light" w:hAnsi="微软雅黑 Light" w:hint="eastAsia"/>
                <w:color w:val="AEAAAA"/>
                <w:sz w:val="22"/>
                <w:szCs w:val="22"/>
              </w:rPr>
            </w:pPr>
            <w:r>
              <w:rPr>
                <w:rFonts w:ascii="微软雅黑 Light" w:eastAsia="微软雅黑 Light" w:hAnsi="微软雅黑 Light" w:hint="eastAsia"/>
                <w:color w:val="AEAAAA"/>
                <w:sz w:val="22"/>
                <w:szCs w:val="22"/>
              </w:rPr>
              <w:t>例：目前业内有</w:t>
            </w:r>
            <w:proofErr w:type="gramStart"/>
            <w:r>
              <w:rPr>
                <w:rFonts w:ascii="微软雅黑 Light" w:eastAsia="微软雅黑 Light" w:hAnsi="微软雅黑 Light" w:hint="eastAsia"/>
                <w:color w:val="AEAAAA"/>
                <w:sz w:val="22"/>
                <w:szCs w:val="22"/>
              </w:rPr>
              <w:t>提供带看顺序优化</w:t>
            </w:r>
            <w:proofErr w:type="gramEnd"/>
            <w:r>
              <w:rPr>
                <w:rFonts w:ascii="微软雅黑 Light" w:eastAsia="微软雅黑 Light" w:hAnsi="微软雅黑 Light" w:hint="eastAsia"/>
                <w:color w:val="AEAAAA"/>
                <w:sz w:val="22"/>
                <w:szCs w:val="22"/>
              </w:rPr>
              <w:t>的工具，经纪人输入几个房源位置，自动进行排序，保证路线最短。现有</w:t>
            </w:r>
            <w:proofErr w:type="gramStart"/>
            <w:r>
              <w:rPr>
                <w:rFonts w:ascii="微软雅黑 Light" w:eastAsia="微软雅黑 Light" w:hAnsi="微软雅黑 Light" w:hint="eastAsia"/>
                <w:color w:val="AEAAAA"/>
                <w:sz w:val="22"/>
                <w:szCs w:val="22"/>
              </w:rPr>
              <w:t>的带看顺序优化</w:t>
            </w:r>
            <w:proofErr w:type="gramEnd"/>
            <w:r>
              <w:rPr>
                <w:rFonts w:ascii="微软雅黑 Light" w:eastAsia="微软雅黑 Light" w:hAnsi="微软雅黑 Light" w:hint="eastAsia"/>
                <w:color w:val="AEAAAA"/>
                <w:sz w:val="22"/>
                <w:szCs w:val="22"/>
              </w:rPr>
              <w:t>工具仅仅考虑</w:t>
            </w:r>
            <w:proofErr w:type="gramStart"/>
            <w:r>
              <w:rPr>
                <w:rFonts w:ascii="微软雅黑 Light" w:eastAsia="微软雅黑 Light" w:hAnsi="微软雅黑 Light" w:hint="eastAsia"/>
                <w:color w:val="AEAAAA"/>
                <w:sz w:val="22"/>
                <w:szCs w:val="22"/>
              </w:rPr>
              <w:t>了带看路线</w:t>
            </w:r>
            <w:proofErr w:type="gramEnd"/>
            <w:r>
              <w:rPr>
                <w:rFonts w:ascii="微软雅黑 Light" w:eastAsia="微软雅黑 Light" w:hAnsi="微软雅黑 Light" w:hint="eastAsia"/>
                <w:color w:val="AEAAAA"/>
                <w:sz w:val="22"/>
                <w:szCs w:val="22"/>
              </w:rPr>
              <w:t>最短，但实际上不同的房源</w:t>
            </w:r>
            <w:proofErr w:type="gramStart"/>
            <w:r>
              <w:rPr>
                <w:rFonts w:ascii="微软雅黑 Light" w:eastAsia="微软雅黑 Light" w:hAnsi="微软雅黑 Light" w:hint="eastAsia"/>
                <w:color w:val="AEAAAA"/>
                <w:sz w:val="22"/>
                <w:szCs w:val="22"/>
              </w:rPr>
              <w:t>可供带看的</w:t>
            </w:r>
            <w:proofErr w:type="gramEnd"/>
            <w:r>
              <w:rPr>
                <w:rFonts w:ascii="微软雅黑 Light" w:eastAsia="微软雅黑 Light" w:hAnsi="微软雅黑 Light" w:hint="eastAsia"/>
                <w:color w:val="AEAAAA"/>
                <w:sz w:val="22"/>
                <w:szCs w:val="22"/>
              </w:rPr>
              <w:t>时间不同，且有的房源有钥匙，有的</w:t>
            </w:r>
            <w:proofErr w:type="gramStart"/>
            <w:r>
              <w:rPr>
                <w:rFonts w:ascii="微软雅黑 Light" w:eastAsia="微软雅黑 Light" w:hAnsi="微软雅黑 Light" w:hint="eastAsia"/>
                <w:color w:val="AEAAAA"/>
                <w:sz w:val="22"/>
                <w:szCs w:val="22"/>
              </w:rPr>
              <w:t>房源没</w:t>
            </w:r>
            <w:proofErr w:type="gramEnd"/>
            <w:r>
              <w:rPr>
                <w:rFonts w:ascii="微软雅黑 Light" w:eastAsia="微软雅黑 Light" w:hAnsi="微软雅黑 Light" w:hint="eastAsia"/>
                <w:color w:val="AEAAAA"/>
                <w:sz w:val="22"/>
                <w:szCs w:val="22"/>
              </w:rPr>
              <w:t>钥匙，导致经纪人按照工具自动排序得到的顺序</w:t>
            </w:r>
            <w:proofErr w:type="gramStart"/>
            <w:r>
              <w:rPr>
                <w:rFonts w:ascii="微软雅黑 Light" w:eastAsia="微软雅黑 Light" w:hAnsi="微软雅黑 Light" w:hint="eastAsia"/>
                <w:color w:val="AEAAAA"/>
                <w:sz w:val="22"/>
                <w:szCs w:val="22"/>
              </w:rPr>
              <w:t>去带看的话</w:t>
            </w:r>
            <w:proofErr w:type="gramEnd"/>
            <w:r>
              <w:rPr>
                <w:rFonts w:ascii="微软雅黑 Light" w:eastAsia="微软雅黑 Light" w:hAnsi="微软雅黑 Light" w:hint="eastAsia"/>
                <w:color w:val="AEAAAA"/>
                <w:sz w:val="22"/>
                <w:szCs w:val="22"/>
              </w:rPr>
              <w:t>，可能不是业主方便看房的时间，影响用户体验。</w:t>
            </w:r>
          </w:p>
          <w:p w14:paraId="55067BEC" w14:textId="77777777" w:rsidR="005E55A8" w:rsidRDefault="005E55A8">
            <w:pPr>
              <w:spacing w:line="0" w:lineRule="atLeast"/>
              <w:rPr>
                <w:rFonts w:ascii="微软雅黑 Light" w:eastAsia="微软雅黑 Light" w:hAnsi="微软雅黑 Light" w:cs="微软雅黑 Light" w:hint="eastAsia"/>
                <w:sz w:val="22"/>
                <w:szCs w:val="22"/>
              </w:rPr>
            </w:pPr>
          </w:p>
          <w:p w14:paraId="74CCE526" w14:textId="77777777" w:rsidR="005E55A8" w:rsidRDefault="005E55A8">
            <w:pPr>
              <w:spacing w:line="0" w:lineRule="atLeast"/>
              <w:rPr>
                <w:rFonts w:ascii="微软雅黑 Light" w:eastAsia="微软雅黑 Light" w:hAnsi="微软雅黑 Light" w:cs="微软雅黑 Light" w:hint="eastAsia"/>
                <w:sz w:val="22"/>
                <w:szCs w:val="22"/>
              </w:rPr>
            </w:pPr>
          </w:p>
          <w:p w14:paraId="737FC987" w14:textId="77777777" w:rsidR="005E55A8" w:rsidRDefault="005E55A8">
            <w:pPr>
              <w:spacing w:line="0" w:lineRule="atLeast"/>
              <w:rPr>
                <w:rFonts w:ascii="微软雅黑 Light" w:eastAsia="微软雅黑 Light" w:hAnsi="微软雅黑 Light" w:cs="微软雅黑 Light" w:hint="eastAsia"/>
                <w:sz w:val="22"/>
                <w:szCs w:val="22"/>
              </w:rPr>
            </w:pPr>
          </w:p>
          <w:p w14:paraId="08634173" w14:textId="77777777" w:rsidR="005E55A8" w:rsidRDefault="005E55A8">
            <w:pPr>
              <w:spacing w:line="0" w:lineRule="atLeast"/>
              <w:rPr>
                <w:rFonts w:ascii="微软雅黑 Light" w:eastAsia="微软雅黑 Light" w:hAnsi="微软雅黑 Light" w:cs="微软雅黑 Light" w:hint="eastAsia"/>
                <w:sz w:val="22"/>
                <w:szCs w:val="22"/>
              </w:rPr>
            </w:pPr>
          </w:p>
          <w:p w14:paraId="62D28090" w14:textId="77777777" w:rsidR="005E55A8" w:rsidRDefault="005E55A8">
            <w:pPr>
              <w:spacing w:line="0" w:lineRule="atLeast"/>
              <w:rPr>
                <w:rFonts w:ascii="微软雅黑 Light" w:eastAsia="微软雅黑 Light" w:hAnsi="微软雅黑 Light" w:cs="微软雅黑 Light" w:hint="eastAsia"/>
                <w:sz w:val="22"/>
                <w:szCs w:val="22"/>
              </w:rPr>
            </w:pPr>
          </w:p>
        </w:tc>
      </w:tr>
    </w:tbl>
    <w:p w14:paraId="154721F8" w14:textId="77777777" w:rsidR="005E55A8" w:rsidRDefault="005E55A8"/>
    <w:sectPr w:rsidR="005E55A8">
      <w:headerReference w:type="default" r:id="rId15"/>
      <w:footerReference w:type="default" r:id="rId16"/>
      <w:pgSz w:w="11906" w:h="16838"/>
      <w:pgMar w:top="1588" w:right="907" w:bottom="1134" w:left="907" w:header="680" w:footer="62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656F" w14:textId="77777777" w:rsidR="007D2403" w:rsidRDefault="007D2403">
      <w:r>
        <w:separator/>
      </w:r>
    </w:p>
  </w:endnote>
  <w:endnote w:type="continuationSeparator" w:id="0">
    <w:p w14:paraId="7C5552D3" w14:textId="77777777" w:rsidR="007D2403" w:rsidRDefault="007D2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58A" w14:textId="77777777" w:rsidR="005E55A8" w:rsidRDefault="00000000">
    <w:pPr>
      <w:pStyle w:val="a7"/>
      <w:jc w:val="center"/>
      <w:rPr>
        <w:b/>
        <w:bCs/>
        <w:sz w:val="20"/>
        <w:szCs w:val="20"/>
      </w:rPr>
    </w:pPr>
    <w:r>
      <w:rPr>
        <w:sz w:val="20"/>
        <w:szCs w:val="20"/>
        <w:lang w:val="zh-CN"/>
      </w:rPr>
      <w:t xml:space="preserve"> </w:t>
    </w:r>
    <w:r>
      <w:rPr>
        <w:b/>
        <w:bCs/>
        <w:sz w:val="20"/>
        <w:szCs w:val="20"/>
      </w:rPr>
      <w:fldChar w:fldCharType="begin"/>
    </w:r>
    <w:r>
      <w:rPr>
        <w:b/>
        <w:bCs/>
        <w:sz w:val="20"/>
        <w:szCs w:val="20"/>
      </w:rPr>
      <w:instrText>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w:t>
    </w:r>
    <w:r>
      <w:rPr>
        <w:sz w:val="20"/>
        <w:szCs w:val="20"/>
        <w:lang w:val="zh-CN"/>
      </w:rPr>
      <w:t xml:space="preserve">/ </w:t>
    </w:r>
    <w:r>
      <w:rPr>
        <w:b/>
        <w:bCs/>
        <w:sz w:val="20"/>
        <w:szCs w:val="20"/>
      </w:rPr>
      <w:fldChar w:fldCharType="begin"/>
    </w:r>
    <w:r>
      <w:rPr>
        <w:b/>
        <w:bCs/>
        <w:sz w:val="20"/>
        <w:szCs w:val="20"/>
      </w:rPr>
      <w:instrText>NUMPAGES</w:instrText>
    </w:r>
    <w:r>
      <w:rPr>
        <w:b/>
        <w:bCs/>
        <w:sz w:val="20"/>
        <w:szCs w:val="20"/>
      </w:rPr>
      <w:fldChar w:fldCharType="separate"/>
    </w:r>
    <w:r>
      <w:rPr>
        <w:b/>
        <w:bCs/>
        <w:sz w:val="20"/>
        <w:szCs w:val="20"/>
      </w:rPr>
      <w:t>3</w:t>
    </w:r>
    <w:r>
      <w:rPr>
        <w:b/>
        <w:bCs/>
        <w:sz w:val="20"/>
        <w:szCs w:val="20"/>
      </w:rPr>
      <w:fldChar w:fldCharType="end"/>
    </w:r>
  </w:p>
  <w:p w14:paraId="2DC3D784" w14:textId="77777777" w:rsidR="005E55A8" w:rsidRDefault="00000000">
    <w:pPr>
      <w:pStyle w:val="a7"/>
      <w:jc w:val="right"/>
      <w:rPr>
        <w:sz w:val="20"/>
        <w:szCs w:val="20"/>
      </w:rPr>
    </w:pPr>
    <w:r>
      <w:rPr>
        <w:b/>
        <w:bCs/>
        <w:sz w:val="20"/>
        <w:szCs w:val="20"/>
      </w:rPr>
      <w:t>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CA4B" w14:textId="77777777" w:rsidR="007D2403" w:rsidRDefault="007D2403">
      <w:r>
        <w:separator/>
      </w:r>
    </w:p>
  </w:footnote>
  <w:footnote w:type="continuationSeparator" w:id="0">
    <w:p w14:paraId="55E29657" w14:textId="77777777" w:rsidR="007D2403" w:rsidRDefault="007D2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959A" w14:textId="77777777" w:rsidR="005E55A8" w:rsidRDefault="005E55A8">
    <w:pPr>
      <w:pStyle w:val="a9"/>
      <w:pBdr>
        <w:bottom w:val="none" w:sz="0" w:space="0" w:color="auto"/>
      </w:pBdr>
      <w:tabs>
        <w:tab w:val="clear" w:pos="8306"/>
        <w:tab w:val="right" w:pos="9180"/>
      </w:tabs>
      <w:ind w:leftChars="-342" w:left="-716" w:right="-2" w:hanging="2"/>
      <w:jc w:val="right"/>
      <w:rPr>
        <w:rStyle w:val="ae"/>
        <w:rFonts w:ascii="Arial" w:hAnsi="Arial" w:cs="Arial"/>
        <w:b/>
        <w:bCs/>
        <w:sz w:val="20"/>
        <w:szCs w:val="20"/>
      </w:rPr>
    </w:pPr>
  </w:p>
  <w:p w14:paraId="0F693D65" w14:textId="77777777" w:rsidR="005E55A8" w:rsidRDefault="00000000">
    <w:pPr>
      <w:pStyle w:val="1"/>
      <w:tabs>
        <w:tab w:val="left" w:pos="-118"/>
        <w:tab w:val="center" w:pos="4516"/>
      </w:tabs>
      <w:spacing w:line="320" w:lineRule="exact"/>
      <w:ind w:leftChars="-342" w:left="-718"/>
      <w:jc w:val="right"/>
      <w:rPr>
        <w:rFonts w:ascii="Arial" w:hAnsi="Arial" w:cs="Arial"/>
        <w:color w:val="5B9BD5"/>
        <w:sz w:val="32"/>
        <w:szCs w:val="32"/>
      </w:rPr>
    </w:pPr>
    <w:r>
      <w:rPr>
        <w:rFonts w:ascii="Arial" w:hAnsi="Arial" w:cs="Arial" w:hint="eastAsia"/>
        <w:color w:val="5B9BD5"/>
        <w:sz w:val="32"/>
        <w:szCs w:val="32"/>
      </w:rPr>
      <w:t>贝壳</w:t>
    </w:r>
  </w:p>
  <w:p w14:paraId="5364F653" w14:textId="77777777" w:rsidR="005E55A8" w:rsidRDefault="00000000">
    <w:pPr>
      <w:pStyle w:val="1"/>
      <w:tabs>
        <w:tab w:val="left" w:pos="-118"/>
        <w:tab w:val="center" w:pos="4516"/>
      </w:tabs>
      <w:spacing w:line="320" w:lineRule="exact"/>
      <w:ind w:leftChars="-342" w:left="-718"/>
      <w:jc w:val="center"/>
      <w:rPr>
        <w:rFonts w:ascii="Arial" w:eastAsia="PMingLiU" w:hAnsi="Arial" w:cs="Arial"/>
        <w:color w:val="000000"/>
        <w:sz w:val="32"/>
        <w:szCs w:val="32"/>
        <w:lang w:eastAsia="zh-TW"/>
      </w:rPr>
    </w:pPr>
    <w:r>
      <w:rPr>
        <w:rFonts w:ascii="Arial" w:hAnsi="Arial" w:cs="Arial"/>
        <w:color w:val="000000"/>
        <w:sz w:val="28"/>
      </w:rPr>
      <w:t xml:space="preserve">     </w:t>
    </w:r>
    <w:r>
      <w:rPr>
        <w:rFonts w:ascii="Arial" w:hAnsi="Arial" w:cs="Arial" w:hint="eastAsia"/>
        <w:color w:val="000000"/>
        <w:sz w:val="28"/>
      </w:rPr>
      <w:t>技术交底书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1B6"/>
    <w:multiLevelType w:val="multilevel"/>
    <w:tmpl w:val="0ED941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DB6EFD"/>
    <w:multiLevelType w:val="multilevel"/>
    <w:tmpl w:val="77DB6EFD"/>
    <w:lvl w:ilvl="0">
      <w:start w:val="1"/>
      <w:numFmt w:val="decimal"/>
      <w:lvlText w:val="%1."/>
      <w:lvlJc w:val="left"/>
      <w:pPr>
        <w:ind w:left="360" w:hanging="360"/>
      </w:pPr>
      <w:rPr>
        <w:rFonts w:eastAsia="PMingLiU" w:hint="default"/>
        <w:b/>
        <w:color w:val="000000"/>
        <w:sz w:val="20"/>
        <w:szCs w:val="20"/>
      </w:rPr>
    </w:lvl>
    <w:lvl w:ilvl="1">
      <w:start w:val="1"/>
      <w:numFmt w:val="bullet"/>
      <w:lvlText w:val=""/>
      <w:lvlJc w:val="left"/>
      <w:pPr>
        <w:tabs>
          <w:tab w:val="left" w:pos="900"/>
        </w:tabs>
        <w:ind w:left="900" w:hanging="420"/>
      </w:pPr>
      <w:rPr>
        <w:rFonts w:ascii="Wingdings" w:hAnsi="Wingdings" w:hint="default"/>
        <w:sz w:val="15"/>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989433394">
    <w:abstractNumId w:val="0"/>
  </w:num>
  <w:num w:numId="2" w16cid:durableId="596058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074"/>
    <w:rsid w:val="F1ED4B06"/>
    <w:rsid w:val="FFBDF739"/>
    <w:rsid w:val="00004EDC"/>
    <w:rsid w:val="000409C3"/>
    <w:rsid w:val="000A1B16"/>
    <w:rsid w:val="000B7889"/>
    <w:rsid w:val="000E0066"/>
    <w:rsid w:val="00165074"/>
    <w:rsid w:val="001758DF"/>
    <w:rsid w:val="00185C12"/>
    <w:rsid w:val="00204F0B"/>
    <w:rsid w:val="002103E8"/>
    <w:rsid w:val="00234E2F"/>
    <w:rsid w:val="00244247"/>
    <w:rsid w:val="00282F85"/>
    <w:rsid w:val="002831F9"/>
    <w:rsid w:val="002932F7"/>
    <w:rsid w:val="002B3B92"/>
    <w:rsid w:val="002C5F61"/>
    <w:rsid w:val="002D2B81"/>
    <w:rsid w:val="002D6435"/>
    <w:rsid w:val="002E2647"/>
    <w:rsid w:val="002F334C"/>
    <w:rsid w:val="003160FC"/>
    <w:rsid w:val="003411CB"/>
    <w:rsid w:val="00342AD1"/>
    <w:rsid w:val="003511EB"/>
    <w:rsid w:val="0037190B"/>
    <w:rsid w:val="00375E7B"/>
    <w:rsid w:val="003A4F98"/>
    <w:rsid w:val="003C2562"/>
    <w:rsid w:val="003D3B32"/>
    <w:rsid w:val="003E1DC9"/>
    <w:rsid w:val="00406C92"/>
    <w:rsid w:val="00406DF4"/>
    <w:rsid w:val="0044409A"/>
    <w:rsid w:val="00446E1E"/>
    <w:rsid w:val="00476B51"/>
    <w:rsid w:val="00481373"/>
    <w:rsid w:val="00484DA1"/>
    <w:rsid w:val="004A2D7F"/>
    <w:rsid w:val="004C00E6"/>
    <w:rsid w:val="004F3207"/>
    <w:rsid w:val="00500B3D"/>
    <w:rsid w:val="0051237C"/>
    <w:rsid w:val="00520565"/>
    <w:rsid w:val="00521797"/>
    <w:rsid w:val="005A2C0E"/>
    <w:rsid w:val="005A399D"/>
    <w:rsid w:val="005A6C16"/>
    <w:rsid w:val="005C0F69"/>
    <w:rsid w:val="005C457B"/>
    <w:rsid w:val="005E55A8"/>
    <w:rsid w:val="0061213F"/>
    <w:rsid w:val="006A635E"/>
    <w:rsid w:val="006E26B8"/>
    <w:rsid w:val="006E7D86"/>
    <w:rsid w:val="006F0B9D"/>
    <w:rsid w:val="0073019C"/>
    <w:rsid w:val="00777A35"/>
    <w:rsid w:val="007A2DEE"/>
    <w:rsid w:val="007B31D8"/>
    <w:rsid w:val="007C396A"/>
    <w:rsid w:val="007D2403"/>
    <w:rsid w:val="00800F5C"/>
    <w:rsid w:val="00845C30"/>
    <w:rsid w:val="008611B7"/>
    <w:rsid w:val="00871F5C"/>
    <w:rsid w:val="00894D94"/>
    <w:rsid w:val="008978E8"/>
    <w:rsid w:val="008D2B89"/>
    <w:rsid w:val="008F4C19"/>
    <w:rsid w:val="00903C36"/>
    <w:rsid w:val="0092509F"/>
    <w:rsid w:val="00975907"/>
    <w:rsid w:val="00986F5F"/>
    <w:rsid w:val="009A405E"/>
    <w:rsid w:val="009A7C24"/>
    <w:rsid w:val="009E4B6A"/>
    <w:rsid w:val="00A12C3F"/>
    <w:rsid w:val="00A21B94"/>
    <w:rsid w:val="00A41F03"/>
    <w:rsid w:val="00A52DBD"/>
    <w:rsid w:val="00A97629"/>
    <w:rsid w:val="00AA4533"/>
    <w:rsid w:val="00AB7155"/>
    <w:rsid w:val="00AC2871"/>
    <w:rsid w:val="00B0799C"/>
    <w:rsid w:val="00B127AC"/>
    <w:rsid w:val="00B312B4"/>
    <w:rsid w:val="00B37C0E"/>
    <w:rsid w:val="00B4312A"/>
    <w:rsid w:val="00B54DD4"/>
    <w:rsid w:val="00B739B4"/>
    <w:rsid w:val="00B80906"/>
    <w:rsid w:val="00B9368F"/>
    <w:rsid w:val="00BB4B95"/>
    <w:rsid w:val="00BF778D"/>
    <w:rsid w:val="00C41365"/>
    <w:rsid w:val="00C51884"/>
    <w:rsid w:val="00C7279C"/>
    <w:rsid w:val="00C83EC8"/>
    <w:rsid w:val="00C90905"/>
    <w:rsid w:val="00CC04BE"/>
    <w:rsid w:val="00CE00EA"/>
    <w:rsid w:val="00CF1A2D"/>
    <w:rsid w:val="00D021EF"/>
    <w:rsid w:val="00D11214"/>
    <w:rsid w:val="00D1725E"/>
    <w:rsid w:val="00D438F1"/>
    <w:rsid w:val="00D50C95"/>
    <w:rsid w:val="00D6622E"/>
    <w:rsid w:val="00D668D6"/>
    <w:rsid w:val="00DD6A64"/>
    <w:rsid w:val="00DE1661"/>
    <w:rsid w:val="00E00611"/>
    <w:rsid w:val="00E14CAF"/>
    <w:rsid w:val="00E15725"/>
    <w:rsid w:val="00E20BA7"/>
    <w:rsid w:val="00E3254E"/>
    <w:rsid w:val="00E63922"/>
    <w:rsid w:val="00E70AEA"/>
    <w:rsid w:val="00E746DF"/>
    <w:rsid w:val="00E7477E"/>
    <w:rsid w:val="00F01790"/>
    <w:rsid w:val="00F32153"/>
    <w:rsid w:val="00FF647E"/>
    <w:rsid w:val="3C43D606"/>
    <w:rsid w:val="3F0FF29D"/>
    <w:rsid w:val="5AF74FF4"/>
    <w:rsid w:val="5BFF67BB"/>
    <w:rsid w:val="61FE7787"/>
    <w:rsid w:val="6DFC9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BEF451"/>
  <w15:docId w15:val="{107B8242-4736-4CF6-BE07-77A7DC47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unhideWhenUsed/>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unhideWhenUsed/>
    <w:rPr>
      <w:b/>
      <w:bCs/>
    </w:rPr>
  </w:style>
  <w:style w:type="table" w:styleId="ad">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style>
  <w:style w:type="character" w:styleId="af">
    <w:name w:val="FollowedHyperlink"/>
    <w:basedOn w:val="a0"/>
    <w:uiPriority w:val="99"/>
    <w:unhideWhenUsed/>
    <w:rPr>
      <w:color w:val="954F72"/>
      <w:u w:val="single"/>
    </w:rPr>
  </w:style>
  <w:style w:type="character" w:styleId="af0">
    <w:name w:val="Hyperlink"/>
    <w:basedOn w:val="a0"/>
    <w:uiPriority w:val="99"/>
    <w:unhideWhenUsed/>
    <w:rPr>
      <w:color w:val="0563C1"/>
      <w:u w:val="single"/>
    </w:rPr>
  </w:style>
  <w:style w:type="character" w:styleId="af1">
    <w:name w:val="annotation reference"/>
    <w:basedOn w:val="a0"/>
    <w:uiPriority w:val="99"/>
    <w:unhideWhenUsed/>
    <w:rPr>
      <w:sz w:val="21"/>
      <w:szCs w:val="21"/>
    </w:rPr>
  </w:style>
  <w:style w:type="character" w:customStyle="1" w:styleId="10">
    <w:name w:val="标题 1 字符"/>
    <w:basedOn w:val="a0"/>
    <w:link w:val="1"/>
    <w:rPr>
      <w:rFonts w:ascii="Times New Roman" w:eastAsia="宋体" w:hAnsi="Times New Roman" w:cs="Times New Roman"/>
      <w:b/>
      <w:bCs/>
      <w:sz w:val="24"/>
      <w:szCs w:val="24"/>
    </w:rPr>
  </w:style>
  <w:style w:type="character" w:customStyle="1" w:styleId="a4">
    <w:name w:val="批注文字 字符"/>
    <w:basedOn w:val="a0"/>
    <w:link w:val="a3"/>
    <w:uiPriority w:val="99"/>
    <w:semiHidden/>
    <w:rPr>
      <w:rFonts w:ascii="Times New Roman" w:eastAsia="宋体" w:hAnsi="Times New Roman" w:cs="Times New Roman"/>
      <w:szCs w:val="24"/>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c">
    <w:name w:val="批注主题 字符"/>
    <w:basedOn w:val="a4"/>
    <w:link w:val="ab"/>
    <w:uiPriority w:val="99"/>
    <w:semiHidden/>
    <w:rPr>
      <w:rFonts w:ascii="Times New Roman" w:eastAsia="宋体" w:hAnsi="Times New Roman" w:cs="Times New Roman"/>
      <w:b/>
      <w:bCs/>
      <w:szCs w:val="24"/>
    </w:rPr>
  </w:style>
  <w:style w:type="paragraph" w:styleId="af2">
    <w:name w:val="List Paragraph"/>
    <w:basedOn w:val="a"/>
    <w:uiPriority w:val="34"/>
    <w:qFormat/>
    <w:pPr>
      <w:ind w:firstLineChars="200" w:firstLine="420"/>
    </w:pPr>
  </w:style>
  <w:style w:type="character" w:customStyle="1" w:styleId="11">
    <w:name w:val="未处理的提及1"/>
    <w:basedOn w:val="a0"/>
    <w:uiPriority w:val="99"/>
    <w:unhideWhenUsed/>
    <w:rPr>
      <w:color w:val="605E5C"/>
      <w:shd w:val="clear" w:color="auto" w:fill="E1DFDD"/>
    </w:rPr>
  </w:style>
  <w:style w:type="paragraph" w:customStyle="1" w:styleId="12">
    <w:name w:val="修订1"/>
    <w:uiPriority w:val="99"/>
    <w:semiHidden/>
    <w:rPr>
      <w:kern w:val="2"/>
      <w:sz w:val="21"/>
      <w:szCs w:val="24"/>
    </w:rPr>
  </w:style>
  <w:style w:type="paragraph" w:customStyle="1" w:styleId="p1">
    <w:name w:val="p1"/>
    <w:basedOn w:val="a"/>
    <w:pPr>
      <w:jc w:val="left"/>
    </w:pPr>
    <w:rPr>
      <w:rFonts w:ascii="Helvetica" w:eastAsia="Helvetica" w:hAnsi="Helvetica"/>
      <w:kern w:val="0"/>
      <w:sz w:val="24"/>
    </w:rPr>
  </w:style>
  <w:style w:type="paragraph" w:customStyle="1" w:styleId="p2">
    <w:name w:val="p2"/>
    <w:basedOn w:val="a"/>
    <w:pPr>
      <w:jc w:val="left"/>
    </w:pPr>
    <w:rPr>
      <w:rFonts w:ascii="Helvetica" w:eastAsia="Helvetica" w:hAnsi="Helvetica"/>
      <w:kern w:val="0"/>
      <w:sz w:val="24"/>
    </w:rPr>
  </w:style>
  <w:style w:type="paragraph" w:styleId="af3">
    <w:name w:val="Revision"/>
    <w:hidden/>
    <w:uiPriority w:val="99"/>
    <w:unhideWhenUsed/>
    <w:rsid w:val="002B3B9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1058</TotalTime>
  <Pages>20</Pages>
  <Words>5938</Words>
  <Characters>7720</Characters>
  <Application>Microsoft Office Word</Application>
  <DocSecurity>1</DocSecurity>
  <Lines>266</Lines>
  <Paragraphs>220</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刘子君</dc:creator>
  <cp:lastModifiedBy>kyx</cp:lastModifiedBy>
  <cp:revision>14</cp:revision>
  <dcterms:created xsi:type="dcterms:W3CDTF">2024-04-02T06:23:00Z</dcterms:created>
  <dcterms:modified xsi:type="dcterms:W3CDTF">2026-08-05T02:54:00Z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040F32515844F4C0A96BB7692C5C16CD_43</vt:lpwstr>
  </property>
</Properties>
</file>