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9"/>
        <w:gridCol w:w="1442"/>
        <w:gridCol w:w="5587"/>
      </w:tblGrid>
      <w:tr w:rsidR="005E55A8" w14:paraId="1D3BFB84" w14:textId="77777777">
        <w:trPr>
          <w:trHeight w:val="516"/>
          <w:jc w:val="center"/>
        </w:trPr>
        <w:tc>
          <w:tcPr>
            <w:tcW w:w="5000" w:type="pct"/>
            <w:gridSpan w:val="3"/>
            <w:tcBorders>
              <w:top w:val="single" w:sz="12" w:space="0" w:color="auto"/>
              <w:left w:val="single" w:sz="12" w:space="0" w:color="auto"/>
              <w:bottom w:val="single" w:sz="12" w:space="0" w:color="auto"/>
              <w:right w:val="single" w:sz="12" w:space="0" w:color="auto"/>
            </w:tcBorders>
            <w:shd w:val="clear" w:color="auto" w:fill="D0CECE"/>
          </w:tcPr>
          <w:p w14:paraId="74B34A72" w14:textId="77777777" w:rsidR="005E55A8" w:rsidRDefault="00000000">
            <w:pPr>
              <w:spacing w:line="0" w:lineRule="atLeast"/>
              <w:ind w:firstLineChars="200" w:firstLine="560"/>
              <w:jc w:val="center"/>
              <w:rPr>
                <w:rFonts w:ascii="微软雅黑 Light" w:eastAsia="微软雅黑 Light" w:hAnsi="微软雅黑 Light" w:hint="eastAsia"/>
                <w:b/>
                <w:sz w:val="28"/>
                <w:szCs w:val="22"/>
              </w:rPr>
            </w:pPr>
            <w:r>
              <w:rPr>
                <w:rFonts w:ascii="微软雅黑 Light" w:eastAsia="微软雅黑 Light" w:hAnsi="微软雅黑 Light" w:hint="eastAsia"/>
                <w:b/>
                <w:sz w:val="28"/>
                <w:szCs w:val="22"/>
              </w:rPr>
              <w:t>填写前阅读</w:t>
            </w:r>
          </w:p>
        </w:tc>
      </w:tr>
      <w:tr w:rsidR="005E55A8" w14:paraId="78B87B57" w14:textId="77777777">
        <w:trPr>
          <w:trHeight w:val="516"/>
          <w:jc w:val="center"/>
        </w:trPr>
        <w:tc>
          <w:tcPr>
            <w:tcW w:w="5000" w:type="pct"/>
            <w:gridSpan w:val="3"/>
            <w:tcBorders>
              <w:top w:val="single" w:sz="12" w:space="0" w:color="auto"/>
              <w:left w:val="single" w:sz="12" w:space="0" w:color="auto"/>
              <w:bottom w:val="single" w:sz="12" w:space="0" w:color="auto"/>
              <w:right w:val="single" w:sz="12" w:space="0" w:color="auto"/>
            </w:tcBorders>
          </w:tcPr>
          <w:p w14:paraId="212CB36C"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交底书内灰色示例可删除，请将填写好的技术交底书提交至大为专利管理系统，网址http://10.26.24.36-80.zt.ke.com。 若无专利管理系统账号，请联系专利工程师刘子君（2</w:t>
            </w:r>
            <w:r>
              <w:rPr>
                <w:rFonts w:ascii="微软雅黑 Light" w:eastAsia="微软雅黑 Light" w:hAnsi="微软雅黑 Light" w:cs="微软雅黑"/>
                <w:color w:val="000000"/>
                <w:sz w:val="24"/>
              </w:rPr>
              <w:t>6792631</w:t>
            </w:r>
            <w:r>
              <w:rPr>
                <w:rFonts w:ascii="微软雅黑 Light" w:eastAsia="微软雅黑 Light" w:hAnsi="微软雅黑 Light" w:cs="微软雅黑" w:hint="eastAsia"/>
                <w:color w:val="000000"/>
                <w:sz w:val="24"/>
              </w:rPr>
              <w:t>）开通。</w:t>
            </w:r>
          </w:p>
          <w:p w14:paraId="4AEC001D"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b/>
                <w:bCs/>
                <w:color w:val="FF0000"/>
                <w:sz w:val="24"/>
                <w:highlight w:val="yellow"/>
                <w:u w:val="single"/>
              </w:rPr>
            </w:pPr>
            <w:r>
              <w:rPr>
                <w:rFonts w:ascii="微软雅黑 Light" w:eastAsia="微软雅黑 Light" w:hAnsi="微软雅黑 Light" w:cs="微软雅黑" w:hint="eastAsia"/>
                <w:b/>
                <w:bCs/>
                <w:color w:val="FF0000"/>
                <w:sz w:val="24"/>
                <w:highlight w:val="yellow"/>
                <w:u w:val="single"/>
              </w:rPr>
              <w:t>若方案已被披露或于未来6</w:t>
            </w:r>
            <w:r>
              <w:rPr>
                <w:rFonts w:ascii="微软雅黑 Light" w:eastAsia="微软雅黑 Light" w:hAnsi="微软雅黑 Light" w:cs="微软雅黑"/>
                <w:b/>
                <w:bCs/>
                <w:color w:val="FF0000"/>
                <w:sz w:val="24"/>
                <w:highlight w:val="yellow"/>
                <w:u w:val="single"/>
              </w:rPr>
              <w:t>0</w:t>
            </w:r>
            <w:r>
              <w:rPr>
                <w:rFonts w:ascii="微软雅黑 Light" w:eastAsia="微软雅黑 Light" w:hAnsi="微软雅黑 Light" w:cs="微软雅黑" w:hint="eastAsia"/>
                <w:b/>
                <w:bCs/>
                <w:color w:val="FF0000"/>
                <w:sz w:val="24"/>
                <w:highlight w:val="yellow"/>
                <w:u w:val="single"/>
              </w:rPr>
              <w:t>天内将被披露给销售商、供应商或消费者，请尽快通知专利工程师处理。若方案为前端用户可见方案，请尽快通知专利工程师加急处理。</w:t>
            </w:r>
          </w:p>
          <w:p w14:paraId="5ACD361F"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如发现近似专利、论文文献请提供。</w:t>
            </w:r>
          </w:p>
          <w:p w14:paraId="0DA21815"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如有能够</w:t>
            </w:r>
            <w:proofErr w:type="gramStart"/>
            <w:r>
              <w:rPr>
                <w:rFonts w:ascii="微软雅黑 Light" w:eastAsia="微软雅黑 Light" w:hAnsi="微软雅黑 Light" w:cs="微软雅黑" w:hint="eastAsia"/>
                <w:color w:val="000000"/>
                <w:sz w:val="24"/>
              </w:rPr>
              <w:t>帮助部</w:t>
            </w:r>
            <w:proofErr w:type="gramEnd"/>
            <w:r>
              <w:rPr>
                <w:rFonts w:ascii="微软雅黑 Light" w:eastAsia="微软雅黑 Light" w:hAnsi="微软雅黑 Light" w:cs="微软雅黑" w:hint="eastAsia"/>
                <w:color w:val="000000"/>
                <w:sz w:val="24"/>
              </w:rPr>
              <w:t>相关人员理解本发明的其他技术参考文献请提供，</w:t>
            </w:r>
            <w:r>
              <w:rPr>
                <w:rFonts w:ascii="微软雅黑 Light" w:eastAsia="微软雅黑 Light" w:hAnsi="微软雅黑 Light" w:cs="微软雅黑" w:hint="eastAsia"/>
                <w:bCs/>
                <w:color w:val="000000"/>
                <w:sz w:val="24"/>
              </w:rPr>
              <w:t>wiki链接也可以。</w:t>
            </w:r>
          </w:p>
          <w:p w14:paraId="1E82A8C9" w14:textId="77777777" w:rsidR="005E55A8" w:rsidRDefault="00000000">
            <w:pPr>
              <w:pStyle w:val="af2"/>
              <w:numPr>
                <w:ilvl w:val="0"/>
                <w:numId w:val="1"/>
              </w:numPr>
              <w:spacing w:line="0" w:lineRule="atLeast"/>
              <w:ind w:firstLineChars="0"/>
              <w:rPr>
                <w:rFonts w:ascii="微软雅黑 Light" w:eastAsia="微软雅黑 Light" w:hAnsi="微软雅黑 Light" w:hint="eastAsia"/>
                <w:bCs/>
                <w:color w:val="000000"/>
                <w:sz w:val="24"/>
              </w:rPr>
            </w:pPr>
            <w:r>
              <w:rPr>
                <w:rFonts w:ascii="微软雅黑 Light" w:eastAsia="微软雅黑 Light" w:hAnsi="微软雅黑 Light" w:cs="微软雅黑" w:hint="eastAsia"/>
                <w:bCs/>
                <w:color w:val="000000"/>
                <w:sz w:val="24"/>
              </w:rPr>
              <w:t>如您在提交交底书前已经和专利工程师沟通</w:t>
            </w:r>
            <w:proofErr w:type="gramStart"/>
            <w:r>
              <w:rPr>
                <w:rFonts w:ascii="微软雅黑 Light" w:eastAsia="微软雅黑 Light" w:hAnsi="微软雅黑 Light" w:cs="微软雅黑" w:hint="eastAsia"/>
                <w:bCs/>
                <w:color w:val="000000"/>
                <w:sz w:val="24"/>
              </w:rPr>
              <w:t>过方案</w:t>
            </w:r>
            <w:proofErr w:type="gramEnd"/>
            <w:r>
              <w:rPr>
                <w:rFonts w:ascii="微软雅黑 Light" w:eastAsia="微软雅黑 Light" w:hAnsi="微软雅黑 Light" w:cs="微软雅黑" w:hint="eastAsia"/>
                <w:bCs/>
                <w:color w:val="000000"/>
                <w:sz w:val="24"/>
              </w:rPr>
              <w:t>且通过，请在专利系统的提案名称前加上【已沟通】</w:t>
            </w:r>
          </w:p>
          <w:p w14:paraId="1591E19E"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所有提交的交底书默认为职务发明，您的交底书提交之后，将等待专利工程师的审核，审核周期在15个工作日。</w:t>
            </w:r>
          </w:p>
          <w:p w14:paraId="18891F86" w14:textId="77777777" w:rsidR="005E55A8" w:rsidRDefault="00000000">
            <w:pPr>
              <w:pStyle w:val="af2"/>
              <w:numPr>
                <w:ilvl w:val="0"/>
                <w:numId w:val="1"/>
              </w:numPr>
              <w:spacing w:line="0" w:lineRule="atLeast"/>
              <w:ind w:firstLineChars="0"/>
              <w:jc w:val="left"/>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关于专利审核流程等专利相关问题，可以查看Q</w:t>
            </w:r>
            <w:r>
              <w:rPr>
                <w:rFonts w:ascii="微软雅黑 Light" w:eastAsia="微软雅黑 Light" w:hAnsi="微软雅黑 Light" w:cs="微软雅黑"/>
                <w:color w:val="000000"/>
                <w:sz w:val="24"/>
              </w:rPr>
              <w:t>&amp;A</w:t>
            </w:r>
            <w:r>
              <w:rPr>
                <w:rFonts w:ascii="微软雅黑 Light" w:eastAsia="微软雅黑 Light" w:hAnsi="微软雅黑 Light" w:cs="微软雅黑" w:hint="eastAsia"/>
                <w:color w:val="000000"/>
                <w:sz w:val="24"/>
              </w:rPr>
              <w:t>：</w:t>
            </w:r>
            <w:r>
              <w:fldChar w:fldCharType="begin"/>
            </w:r>
            <w:r>
              <w:instrText xml:space="preserve"> HYPERLINK "https://doc.weixin.qq.com/doc/w3_AJsAcAbaAD0vPTwq1B5SPWZ5YWZ1M?scode=AJMA1Qc4AAwnEVt54UAJoAugb2AEs" </w:instrText>
            </w:r>
            <w:r>
              <w:fldChar w:fldCharType="separate"/>
            </w:r>
            <w:r>
              <w:rPr>
                <w:rStyle w:val="af0"/>
                <w:rFonts w:ascii="微软雅黑 Light" w:eastAsia="微软雅黑 Light" w:hAnsi="微软雅黑 Light" w:cs="微软雅黑"/>
                <w:sz w:val="24"/>
              </w:rPr>
              <w:t>https://doc.weixin.qq.com/doc/w3_AJsAcAbaAD0vPTwq1B5SPWZ5YWZ1M?scode=AJMA1Qc4AAwnEVt54UAJoAugb2AEs</w:t>
            </w:r>
            <w:r>
              <w:rPr>
                <w:rStyle w:val="af0"/>
                <w:rFonts w:ascii="微软雅黑 Light" w:eastAsia="微软雅黑 Light" w:hAnsi="微软雅黑 Light" w:cs="微软雅黑"/>
                <w:sz w:val="24"/>
              </w:rPr>
              <w:fldChar w:fldCharType="end"/>
            </w:r>
            <w:r>
              <w:rPr>
                <w:rFonts w:ascii="微软雅黑 Light" w:eastAsia="微软雅黑 Light" w:hAnsi="微软雅黑 Light" w:cs="微软雅黑" w:hint="eastAsia"/>
                <w:color w:val="000000"/>
                <w:sz w:val="24"/>
              </w:rPr>
              <w:t>，或使用Be</w:t>
            </w:r>
            <w:r>
              <w:rPr>
                <w:rFonts w:ascii="微软雅黑 Light" w:eastAsia="微软雅黑 Light" w:hAnsi="微软雅黑 Light" w:cs="微软雅黑"/>
                <w:color w:val="000000"/>
                <w:sz w:val="24"/>
              </w:rPr>
              <w:t>lla</w:t>
            </w:r>
            <w:r>
              <w:rPr>
                <w:rFonts w:ascii="微软雅黑 Light" w:eastAsia="微软雅黑 Light" w:hAnsi="微软雅黑 Light" w:cs="微软雅黑" w:hint="eastAsia"/>
                <w:color w:val="000000"/>
                <w:sz w:val="24"/>
              </w:rPr>
              <w:t>专利机器人：</w:t>
            </w:r>
            <w:r>
              <w:fldChar w:fldCharType="begin"/>
            </w:r>
            <w:r>
              <w:instrText xml:space="preserve"> HYPERLINK "https://bella.ke.com/" \l "/newChat/16401298116608" </w:instrText>
            </w:r>
            <w:r>
              <w:fldChar w:fldCharType="separate"/>
            </w:r>
            <w:r>
              <w:rPr>
                <w:rStyle w:val="af0"/>
                <w:rFonts w:ascii="微软雅黑 Light" w:eastAsia="微软雅黑 Light" w:hAnsi="微软雅黑 Light" w:cs="微软雅黑"/>
                <w:sz w:val="24"/>
              </w:rPr>
              <w:t>https://bella.ke.com/#/newChat/16401298116608</w:t>
            </w:r>
            <w:r>
              <w:rPr>
                <w:rStyle w:val="af0"/>
                <w:rFonts w:ascii="微软雅黑 Light" w:eastAsia="微软雅黑 Light" w:hAnsi="微软雅黑 Light" w:cs="微软雅黑"/>
                <w:sz w:val="24"/>
              </w:rPr>
              <w:fldChar w:fldCharType="end"/>
            </w:r>
          </w:p>
          <w:p w14:paraId="5F8B2933" w14:textId="77777777" w:rsidR="005E55A8" w:rsidRDefault="005E55A8">
            <w:pPr>
              <w:spacing w:line="0" w:lineRule="atLeast"/>
              <w:rPr>
                <w:rFonts w:ascii="微软雅黑 Light" w:eastAsia="微软雅黑 Light" w:hAnsi="微软雅黑 Light" w:cs="Arial" w:hint="eastAsia"/>
                <w:szCs w:val="28"/>
              </w:rPr>
            </w:pPr>
          </w:p>
        </w:tc>
      </w:tr>
      <w:tr w:rsidR="005E55A8" w14:paraId="111D54D8" w14:textId="77777777">
        <w:trPr>
          <w:trHeight w:val="516"/>
          <w:jc w:val="center"/>
        </w:trPr>
        <w:tc>
          <w:tcPr>
            <w:tcW w:w="5000" w:type="pct"/>
            <w:gridSpan w:val="3"/>
            <w:tcBorders>
              <w:top w:val="single" w:sz="12" w:space="0" w:color="auto"/>
              <w:left w:val="single" w:sz="12" w:space="0" w:color="auto"/>
              <w:bottom w:val="single" w:sz="18" w:space="0" w:color="auto"/>
              <w:right w:val="single" w:sz="12" w:space="0" w:color="auto"/>
            </w:tcBorders>
            <w:shd w:val="clear" w:color="auto" w:fill="CFCECE"/>
            <w:vAlign w:val="center"/>
          </w:tcPr>
          <w:p w14:paraId="5860B56F" w14:textId="77777777" w:rsidR="005E55A8" w:rsidRDefault="00000000">
            <w:pPr>
              <w:spacing w:line="0" w:lineRule="atLeast"/>
              <w:ind w:firstLineChars="200" w:firstLine="560"/>
              <w:jc w:val="center"/>
              <w:rPr>
                <w:rFonts w:ascii="微软雅黑 Light" w:eastAsia="微软雅黑 Light" w:hAnsi="微软雅黑 Light" w:hint="eastAsia"/>
                <w:b/>
                <w:sz w:val="22"/>
                <w:szCs w:val="22"/>
              </w:rPr>
            </w:pPr>
            <w:r>
              <w:rPr>
                <w:rFonts w:ascii="微软雅黑 Light" w:eastAsia="微软雅黑 Light" w:hAnsi="微软雅黑 Light" w:hint="eastAsia"/>
                <w:b/>
                <w:sz w:val="28"/>
                <w:szCs w:val="22"/>
              </w:rPr>
              <w:t>基本信息</w:t>
            </w:r>
          </w:p>
        </w:tc>
      </w:tr>
      <w:tr w:rsidR="005E55A8" w14:paraId="6F324A4C" w14:textId="77777777">
        <w:trPr>
          <w:trHeight w:val="681"/>
          <w:jc w:val="center"/>
        </w:trPr>
        <w:tc>
          <w:tcPr>
            <w:tcW w:w="5000" w:type="pct"/>
            <w:gridSpan w:val="3"/>
            <w:tcBorders>
              <w:top w:val="single" w:sz="12" w:space="0" w:color="auto"/>
              <w:left w:val="single" w:sz="12" w:space="0" w:color="auto"/>
              <w:bottom w:val="single" w:sz="12" w:space="0" w:color="auto"/>
              <w:right w:val="single" w:sz="12" w:space="0" w:color="auto"/>
            </w:tcBorders>
            <w:vAlign w:val="center"/>
          </w:tcPr>
          <w:p w14:paraId="2D4C9D10" w14:textId="77777777" w:rsidR="005E55A8" w:rsidRDefault="00000000">
            <w:pPr>
              <w:numPr>
                <w:ilvl w:val="0"/>
                <w:numId w:val="2"/>
              </w:numPr>
              <w:rPr>
                <w:rFonts w:ascii="微软雅黑 Light" w:eastAsia="微软雅黑 Light" w:hAnsi="微软雅黑 Light" w:cs="Arial" w:hint="eastAsia"/>
                <w:b/>
                <w:sz w:val="24"/>
              </w:rPr>
            </w:pPr>
            <w:r>
              <w:rPr>
                <w:rFonts w:ascii="微软雅黑 Light" w:eastAsia="微软雅黑 Light" w:hAnsi="微软雅黑 Light" w:cs="Arial" w:hint="eastAsia"/>
                <w:b/>
                <w:sz w:val="24"/>
              </w:rPr>
              <w:t>方案名称</w:t>
            </w:r>
          </w:p>
        </w:tc>
      </w:tr>
      <w:tr w:rsidR="005E55A8" w14:paraId="4C9BA428" w14:textId="77777777">
        <w:trPr>
          <w:trHeight w:val="516"/>
          <w:jc w:val="center"/>
        </w:trPr>
        <w:tc>
          <w:tcPr>
            <w:tcW w:w="5000" w:type="pct"/>
            <w:gridSpan w:val="3"/>
            <w:tcBorders>
              <w:top w:val="single" w:sz="12" w:space="0" w:color="auto"/>
              <w:left w:val="single" w:sz="12" w:space="0" w:color="auto"/>
              <w:bottom w:val="single" w:sz="18" w:space="0" w:color="auto"/>
              <w:right w:val="single" w:sz="12" w:space="0" w:color="auto"/>
            </w:tcBorders>
            <w:vAlign w:val="center"/>
          </w:tcPr>
          <w:tbl>
            <w:tblPr>
              <w:tblW w:w="0" w:type="auto"/>
              <w:tblCellSpacing w:w="0" w:type="dxa"/>
              <w:tblCellMar>
                <w:left w:w="0" w:type="dxa"/>
                <w:right w:w="0" w:type="dxa"/>
              </w:tblCellMar>
              <w:tblLook w:val="04A0" w:firstRow="1" w:lastRow="0" w:firstColumn="1" w:lastColumn="0" w:noHBand="0" w:noVBand="1"/>
            </w:tblPr>
            <w:tblGrid>
              <w:gridCol w:w="6"/>
              <w:gridCol w:w="6"/>
              <w:gridCol w:w="6720"/>
            </w:tblGrid>
            <w:tr w:rsidR="005E55A8" w14:paraId="45D23207" w14:textId="77777777">
              <w:trPr>
                <w:tblCellSpacing w:w="0" w:type="dxa"/>
              </w:trPr>
              <w:tc>
                <w:tcPr>
                  <w:tcW w:w="0" w:type="auto"/>
                </w:tcPr>
                <w:p w14:paraId="77593D7E" w14:textId="77777777" w:rsidR="005E55A8" w:rsidRDefault="005E55A8">
                  <w:pPr>
                    <w:pStyle w:val="p1"/>
                    <w:widowControl/>
                  </w:pPr>
                </w:p>
              </w:tc>
              <w:tc>
                <w:tcPr>
                  <w:tcW w:w="0" w:type="auto"/>
                </w:tcPr>
                <w:p w14:paraId="3598FC97" w14:textId="77777777" w:rsidR="005E55A8" w:rsidRDefault="005E55A8">
                  <w:pPr>
                    <w:pStyle w:val="p1"/>
                    <w:widowControl/>
                  </w:pPr>
                </w:p>
              </w:tc>
              <w:tc>
                <w:tcPr>
                  <w:tcW w:w="0" w:type="auto"/>
                </w:tcPr>
                <w:p w14:paraId="491F0366" w14:textId="77777777" w:rsidR="005E55A8" w:rsidRDefault="00000000">
                  <w:pPr>
                    <w:pStyle w:val="p2"/>
                    <w:widowControl/>
                  </w:pPr>
                  <w:r>
                    <w:t>一种面向虚实互通场景的多源信号融合定位与空间语义对齐方法</w:t>
                  </w:r>
                </w:p>
              </w:tc>
            </w:tr>
          </w:tbl>
          <w:p w14:paraId="2BD60572" w14:textId="77777777" w:rsidR="005E55A8" w:rsidRDefault="005E55A8">
            <w:pPr>
              <w:ind w:left="360"/>
              <w:rPr>
                <w:rFonts w:ascii="微软雅黑 Light" w:eastAsia="微软雅黑 Light" w:hAnsi="微软雅黑 Light" w:cs="Arial" w:hint="eastAsia"/>
                <w:b/>
                <w:sz w:val="24"/>
              </w:rPr>
            </w:pPr>
          </w:p>
        </w:tc>
      </w:tr>
      <w:tr w:rsidR="005E55A8" w14:paraId="60DAEF64" w14:textId="77777777">
        <w:trPr>
          <w:trHeight w:val="595"/>
          <w:jc w:val="center"/>
        </w:trPr>
        <w:tc>
          <w:tcPr>
            <w:tcW w:w="1569" w:type="pct"/>
            <w:vMerge w:val="restart"/>
            <w:tcBorders>
              <w:top w:val="single" w:sz="18" w:space="0" w:color="auto"/>
              <w:left w:val="single" w:sz="18" w:space="0" w:color="auto"/>
              <w:bottom w:val="single" w:sz="4" w:space="0" w:color="auto"/>
              <w:right w:val="single" w:sz="4" w:space="0" w:color="auto"/>
            </w:tcBorders>
            <w:vAlign w:val="center"/>
          </w:tcPr>
          <w:p w14:paraId="09F55FC9" w14:textId="77777777" w:rsidR="005E55A8" w:rsidRDefault="00000000">
            <w:pPr>
              <w:pStyle w:val="af2"/>
              <w:numPr>
                <w:ilvl w:val="0"/>
                <w:numId w:val="2"/>
              </w:numPr>
              <w:spacing w:line="0" w:lineRule="atLeast"/>
              <w:ind w:firstLineChars="0"/>
              <w:rPr>
                <w:rFonts w:ascii="微软雅黑 Light" w:eastAsia="微软雅黑 Light" w:hAnsi="微软雅黑 Light" w:cs="Arial" w:hint="eastAsia"/>
                <w:b/>
                <w:bCs/>
                <w:sz w:val="22"/>
                <w:szCs w:val="22"/>
              </w:rPr>
            </w:pPr>
            <w:r>
              <w:rPr>
                <w:rFonts w:ascii="微软雅黑 Light" w:eastAsia="微软雅黑 Light" w:hAnsi="微软雅黑 Light" w:cs="Arial" w:hint="eastAsia"/>
                <w:b/>
                <w:sz w:val="24"/>
                <w:lang w:eastAsia="zh-TW"/>
              </w:rPr>
              <w:t>负责沟通技术方案的发明人</w:t>
            </w:r>
          </w:p>
        </w:tc>
        <w:tc>
          <w:tcPr>
            <w:tcW w:w="688" w:type="pct"/>
            <w:tcBorders>
              <w:top w:val="single" w:sz="18" w:space="0" w:color="auto"/>
              <w:left w:val="single" w:sz="4" w:space="0" w:color="auto"/>
              <w:bottom w:val="single" w:sz="4" w:space="0" w:color="auto"/>
              <w:right w:val="single" w:sz="4" w:space="0" w:color="auto"/>
            </w:tcBorders>
            <w:vAlign w:val="center"/>
          </w:tcPr>
          <w:p w14:paraId="25685FEA" w14:textId="77777777" w:rsidR="005E55A8" w:rsidRDefault="00000000">
            <w:pPr>
              <w:spacing w:line="0" w:lineRule="atLeast"/>
              <w:rPr>
                <w:rFonts w:ascii="微软雅黑 Light" w:eastAsia="微软雅黑 Light" w:hAnsi="微软雅黑 Light" w:cs="Arial" w:hint="eastAsia"/>
                <w:sz w:val="22"/>
                <w:szCs w:val="22"/>
              </w:rPr>
            </w:pPr>
            <w:r>
              <w:rPr>
                <w:rFonts w:ascii="微软雅黑 Light" w:eastAsia="微软雅黑 Light" w:hAnsi="微软雅黑 Light" w:cs="Arial" w:hint="eastAsia"/>
                <w:sz w:val="22"/>
                <w:szCs w:val="22"/>
              </w:rPr>
              <w:t>姓名</w:t>
            </w:r>
          </w:p>
        </w:tc>
        <w:tc>
          <w:tcPr>
            <w:tcW w:w="2743" w:type="pct"/>
            <w:tcBorders>
              <w:top w:val="single" w:sz="18" w:space="0" w:color="auto"/>
              <w:left w:val="single" w:sz="4" w:space="0" w:color="auto"/>
              <w:bottom w:val="single" w:sz="4" w:space="0" w:color="auto"/>
              <w:right w:val="single" w:sz="18" w:space="0" w:color="auto"/>
            </w:tcBorders>
            <w:vAlign w:val="center"/>
          </w:tcPr>
          <w:p w14:paraId="303448D5" w14:textId="77777777" w:rsidR="005E55A8" w:rsidRDefault="00000000">
            <w:pPr>
              <w:spacing w:line="0" w:lineRule="atLeast"/>
              <w:rPr>
                <w:rFonts w:ascii="微软雅黑 Light" w:eastAsia="微软雅黑 Light" w:hAnsi="微软雅黑 Light" w:hint="eastAsia"/>
                <w:color w:val="000000"/>
                <w:sz w:val="22"/>
                <w:szCs w:val="22"/>
              </w:rPr>
            </w:pPr>
            <w:r>
              <w:rPr>
                <w:rFonts w:ascii="微软雅黑 Light" w:eastAsia="微软雅黑 Light" w:hAnsi="微软雅黑 Light" w:hint="eastAsia"/>
                <w:color w:val="000000"/>
                <w:sz w:val="22"/>
                <w:szCs w:val="22"/>
              </w:rPr>
              <w:t>王鑫、刘怀洋</w:t>
            </w:r>
          </w:p>
        </w:tc>
      </w:tr>
      <w:tr w:rsidR="005E55A8" w14:paraId="0BB9E71F" w14:textId="77777777">
        <w:trPr>
          <w:trHeight w:val="552"/>
          <w:jc w:val="center"/>
        </w:trPr>
        <w:tc>
          <w:tcPr>
            <w:tcW w:w="1569" w:type="pct"/>
            <w:vMerge/>
            <w:tcBorders>
              <w:top w:val="single" w:sz="4" w:space="0" w:color="auto"/>
              <w:left w:val="single" w:sz="18" w:space="0" w:color="auto"/>
              <w:bottom w:val="single" w:sz="4" w:space="0" w:color="auto"/>
              <w:right w:val="single" w:sz="4" w:space="0" w:color="auto"/>
            </w:tcBorders>
            <w:vAlign w:val="center"/>
          </w:tcPr>
          <w:p w14:paraId="4A1EAB44" w14:textId="77777777" w:rsidR="005E55A8" w:rsidRDefault="005E55A8">
            <w:pPr>
              <w:pStyle w:val="af2"/>
              <w:numPr>
                <w:ilvl w:val="0"/>
                <w:numId w:val="2"/>
              </w:numPr>
              <w:spacing w:line="0" w:lineRule="atLeast"/>
              <w:ind w:firstLineChars="0"/>
              <w:rPr>
                <w:rFonts w:ascii="微软雅黑 Light" w:eastAsia="微软雅黑 Light" w:hAnsi="微软雅黑 Light" w:cs="Arial" w:hint="eastAsia"/>
                <w:b/>
                <w:sz w:val="22"/>
                <w:szCs w:val="22"/>
                <w:lang w:eastAsia="zh-TW"/>
              </w:rPr>
            </w:pPr>
          </w:p>
        </w:tc>
        <w:tc>
          <w:tcPr>
            <w:tcW w:w="688" w:type="pct"/>
            <w:tcBorders>
              <w:top w:val="single" w:sz="4" w:space="0" w:color="auto"/>
              <w:left w:val="single" w:sz="4" w:space="0" w:color="auto"/>
              <w:bottom w:val="single" w:sz="4" w:space="0" w:color="auto"/>
              <w:right w:val="single" w:sz="4" w:space="0" w:color="auto"/>
            </w:tcBorders>
            <w:vAlign w:val="center"/>
          </w:tcPr>
          <w:p w14:paraId="159D24AD" w14:textId="77777777" w:rsidR="005E55A8" w:rsidRDefault="00000000">
            <w:pPr>
              <w:spacing w:line="0" w:lineRule="atLeast"/>
              <w:rPr>
                <w:rFonts w:ascii="微软雅黑 Light" w:eastAsia="微软雅黑 Light" w:hAnsi="微软雅黑 Light" w:cs="Arial" w:hint="eastAsia"/>
                <w:sz w:val="22"/>
                <w:szCs w:val="22"/>
                <w:lang w:eastAsia="zh-TW"/>
              </w:rPr>
            </w:pPr>
            <w:r>
              <w:rPr>
                <w:rFonts w:ascii="微软雅黑 Light" w:eastAsia="微软雅黑 Light" w:hAnsi="微软雅黑 Light" w:cs="Arial" w:hint="eastAsia"/>
                <w:sz w:val="22"/>
                <w:szCs w:val="22"/>
                <w:lang w:eastAsia="zh-TW"/>
              </w:rPr>
              <w:t>电话</w:t>
            </w:r>
          </w:p>
        </w:tc>
        <w:tc>
          <w:tcPr>
            <w:tcW w:w="2743" w:type="pct"/>
            <w:tcBorders>
              <w:top w:val="single" w:sz="4" w:space="0" w:color="auto"/>
              <w:left w:val="single" w:sz="4" w:space="0" w:color="auto"/>
              <w:bottom w:val="single" w:sz="4" w:space="0" w:color="auto"/>
              <w:right w:val="single" w:sz="18" w:space="0" w:color="auto"/>
            </w:tcBorders>
            <w:vAlign w:val="center"/>
          </w:tcPr>
          <w:p w14:paraId="4894B393" w14:textId="77777777" w:rsidR="005E55A8" w:rsidRDefault="00000000">
            <w:pPr>
              <w:spacing w:line="0" w:lineRule="atLeast"/>
              <w:rPr>
                <w:rFonts w:ascii="微软雅黑 Light" w:eastAsia="微软雅黑 Light" w:hAnsi="微软雅黑 Light" w:hint="eastAsia"/>
                <w:color w:val="000000"/>
                <w:sz w:val="22"/>
                <w:szCs w:val="22"/>
              </w:rPr>
            </w:pPr>
            <w:r>
              <w:rPr>
                <w:rFonts w:ascii="微软雅黑 Light" w:eastAsia="微软雅黑 Light" w:hAnsi="微软雅黑 Light" w:hint="eastAsia"/>
                <w:color w:val="000000"/>
                <w:sz w:val="22"/>
                <w:szCs w:val="22"/>
              </w:rPr>
              <w:t>13121438066</w:t>
            </w:r>
          </w:p>
        </w:tc>
      </w:tr>
      <w:tr w:rsidR="005E55A8" w14:paraId="12E4FC86" w14:textId="77777777">
        <w:trPr>
          <w:trHeight w:val="575"/>
          <w:jc w:val="center"/>
        </w:trPr>
        <w:tc>
          <w:tcPr>
            <w:tcW w:w="1569" w:type="pct"/>
            <w:vMerge/>
            <w:tcBorders>
              <w:top w:val="single" w:sz="4" w:space="0" w:color="auto"/>
              <w:left w:val="single" w:sz="18" w:space="0" w:color="auto"/>
              <w:bottom w:val="single" w:sz="18" w:space="0" w:color="auto"/>
              <w:right w:val="single" w:sz="4" w:space="0" w:color="auto"/>
            </w:tcBorders>
            <w:vAlign w:val="center"/>
          </w:tcPr>
          <w:p w14:paraId="75E44622" w14:textId="77777777" w:rsidR="005E55A8" w:rsidRDefault="005E55A8">
            <w:pPr>
              <w:pStyle w:val="af2"/>
              <w:numPr>
                <w:ilvl w:val="0"/>
                <w:numId w:val="2"/>
              </w:numPr>
              <w:spacing w:line="0" w:lineRule="atLeast"/>
              <w:ind w:firstLineChars="0"/>
              <w:rPr>
                <w:rFonts w:ascii="微软雅黑 Light" w:eastAsia="微软雅黑 Light" w:hAnsi="微软雅黑 Light" w:cs="Arial" w:hint="eastAsia"/>
                <w:b/>
                <w:sz w:val="22"/>
                <w:szCs w:val="22"/>
                <w:lang w:eastAsia="zh-TW"/>
              </w:rPr>
            </w:pPr>
          </w:p>
        </w:tc>
        <w:tc>
          <w:tcPr>
            <w:tcW w:w="688" w:type="pct"/>
            <w:tcBorders>
              <w:top w:val="single" w:sz="4" w:space="0" w:color="auto"/>
              <w:left w:val="single" w:sz="4" w:space="0" w:color="auto"/>
              <w:bottom w:val="single" w:sz="18" w:space="0" w:color="auto"/>
              <w:right w:val="single" w:sz="4" w:space="0" w:color="auto"/>
            </w:tcBorders>
            <w:vAlign w:val="center"/>
          </w:tcPr>
          <w:p w14:paraId="51637731" w14:textId="77777777" w:rsidR="005E55A8" w:rsidRDefault="00000000">
            <w:pPr>
              <w:spacing w:line="0" w:lineRule="atLeast"/>
              <w:rPr>
                <w:rFonts w:ascii="微软雅黑 Light" w:eastAsia="微软雅黑 Light" w:hAnsi="微软雅黑 Light" w:cs="Arial" w:hint="eastAsia"/>
                <w:sz w:val="22"/>
                <w:szCs w:val="22"/>
                <w:lang w:eastAsia="zh-TW"/>
              </w:rPr>
            </w:pPr>
            <w:r>
              <w:rPr>
                <w:rFonts w:ascii="微软雅黑 Light" w:eastAsia="微软雅黑 Light" w:hAnsi="微软雅黑 Light" w:cs="Arial" w:hint="eastAsia"/>
                <w:sz w:val="22"/>
                <w:szCs w:val="22"/>
                <w:lang w:eastAsia="zh-TW"/>
              </w:rPr>
              <w:t>邮箱</w:t>
            </w:r>
          </w:p>
        </w:tc>
        <w:tc>
          <w:tcPr>
            <w:tcW w:w="2743" w:type="pct"/>
            <w:tcBorders>
              <w:top w:val="single" w:sz="4" w:space="0" w:color="auto"/>
              <w:left w:val="single" w:sz="4" w:space="0" w:color="auto"/>
              <w:bottom w:val="single" w:sz="18" w:space="0" w:color="auto"/>
              <w:right w:val="single" w:sz="18" w:space="0" w:color="auto"/>
            </w:tcBorders>
            <w:vAlign w:val="center"/>
          </w:tcPr>
          <w:p w14:paraId="6FE081EB" w14:textId="77777777" w:rsidR="005E55A8" w:rsidRDefault="00000000">
            <w:pPr>
              <w:spacing w:line="0" w:lineRule="atLeast"/>
              <w:rPr>
                <w:rFonts w:ascii="微软雅黑 Light" w:eastAsia="微软雅黑 Light" w:hAnsi="微软雅黑 Light" w:hint="eastAsia"/>
                <w:color w:val="000000"/>
                <w:sz w:val="22"/>
                <w:szCs w:val="22"/>
              </w:rPr>
            </w:pPr>
            <w:r>
              <w:rPr>
                <w:rFonts w:ascii="微软雅黑 Light" w:eastAsia="微软雅黑 Light" w:hAnsi="微软雅黑 Light"/>
                <w:color w:val="000000"/>
                <w:sz w:val="22"/>
                <w:szCs w:val="22"/>
              </w:rPr>
              <w:t>w</w:t>
            </w:r>
            <w:r>
              <w:rPr>
                <w:rFonts w:ascii="微软雅黑 Light" w:eastAsia="微软雅黑 Light" w:hAnsi="微软雅黑 Light" w:hint="eastAsia"/>
                <w:color w:val="000000"/>
                <w:sz w:val="22"/>
                <w:szCs w:val="22"/>
              </w:rPr>
              <w:t>zw9803@163</w:t>
            </w:r>
            <w:r>
              <w:rPr>
                <w:rFonts w:ascii="微软雅黑 Light" w:eastAsia="微软雅黑 Light" w:hAnsi="微软雅黑 Light"/>
                <w:color w:val="000000"/>
                <w:sz w:val="22"/>
                <w:szCs w:val="22"/>
              </w:rPr>
              <w:t>.com</w:t>
            </w:r>
          </w:p>
        </w:tc>
      </w:tr>
      <w:tr w:rsidR="005E55A8" w14:paraId="3E4A3421" w14:textId="77777777">
        <w:trPr>
          <w:trHeight w:val="90"/>
          <w:jc w:val="center"/>
        </w:trPr>
        <w:tc>
          <w:tcPr>
            <w:tcW w:w="5000" w:type="pct"/>
            <w:gridSpan w:val="3"/>
            <w:tcBorders>
              <w:top w:val="single" w:sz="18" w:space="0" w:color="auto"/>
              <w:left w:val="single" w:sz="18" w:space="0" w:color="auto"/>
              <w:bottom w:val="nil"/>
              <w:right w:val="single" w:sz="18" w:space="0" w:color="auto"/>
            </w:tcBorders>
            <w:vAlign w:val="center"/>
          </w:tcPr>
          <w:p w14:paraId="75B866BC" w14:textId="77777777" w:rsidR="005E55A8" w:rsidRDefault="00000000">
            <w:pPr>
              <w:numPr>
                <w:ilvl w:val="0"/>
                <w:numId w:val="2"/>
              </w:numPr>
              <w:rPr>
                <w:rFonts w:ascii="微软雅黑 Light" w:eastAsia="微软雅黑 Light" w:hAnsi="微软雅黑 Light" w:hint="eastAsia"/>
                <w:b/>
                <w:sz w:val="22"/>
                <w:szCs w:val="22"/>
              </w:rPr>
            </w:pPr>
            <w:r>
              <w:rPr>
                <w:rFonts w:ascii="微软雅黑 Light" w:eastAsia="微软雅黑 Light" w:hAnsi="微软雅黑 Light" w:cs="Arial" w:hint="eastAsia"/>
                <w:b/>
                <w:sz w:val="24"/>
              </w:rPr>
              <w:t>研发活动信息</w:t>
            </w:r>
          </w:p>
        </w:tc>
      </w:tr>
      <w:tr w:rsidR="005E55A8" w14:paraId="070A92A6" w14:textId="77777777">
        <w:trPr>
          <w:trHeight w:val="290"/>
          <w:jc w:val="center"/>
        </w:trPr>
        <w:tc>
          <w:tcPr>
            <w:tcW w:w="1569" w:type="pct"/>
            <w:tcBorders>
              <w:top w:val="single" w:sz="12" w:space="0" w:color="auto"/>
              <w:left w:val="single" w:sz="18" w:space="0" w:color="auto"/>
              <w:bottom w:val="single" w:sz="4" w:space="0" w:color="auto"/>
              <w:right w:val="single" w:sz="4" w:space="0" w:color="auto"/>
            </w:tcBorders>
            <w:vAlign w:val="center"/>
          </w:tcPr>
          <w:p w14:paraId="3FBEBD51" w14:textId="77777777" w:rsidR="005E55A8" w:rsidRDefault="00000000">
            <w:pPr>
              <w:pStyle w:val="af2"/>
              <w:spacing w:line="0" w:lineRule="atLeast"/>
              <w:ind w:left="360" w:firstLineChars="0" w:firstLine="0"/>
              <w:rPr>
                <w:rFonts w:ascii="微软雅黑 Light" w:eastAsia="PMingLiU" w:hAnsi="微软雅黑 Light" w:hint="eastAsia"/>
                <w:bCs/>
                <w:sz w:val="22"/>
                <w:szCs w:val="22"/>
              </w:rPr>
            </w:pPr>
            <w:r>
              <w:rPr>
                <w:rFonts w:ascii="微软雅黑 Light" w:eastAsia="微软雅黑 Light" w:hAnsi="微软雅黑 Light" w:cs="Arial" w:hint="eastAsia"/>
                <w:bCs/>
                <w:sz w:val="22"/>
                <w:szCs w:val="22"/>
                <w:lang w:eastAsia="zh-TW"/>
              </w:rPr>
              <w:t>涉及的项目名称</w:t>
            </w:r>
          </w:p>
        </w:tc>
        <w:tc>
          <w:tcPr>
            <w:tcW w:w="3431" w:type="pct"/>
            <w:gridSpan w:val="2"/>
            <w:tcBorders>
              <w:top w:val="single" w:sz="12" w:space="0" w:color="auto"/>
              <w:left w:val="single" w:sz="4" w:space="0" w:color="auto"/>
              <w:bottom w:val="single" w:sz="4" w:space="0" w:color="auto"/>
              <w:right w:val="single" w:sz="18" w:space="0" w:color="auto"/>
            </w:tcBorders>
            <w:vAlign w:val="center"/>
          </w:tcPr>
          <w:p w14:paraId="13719269"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2803776E" w14:textId="77777777">
        <w:trPr>
          <w:trHeight w:val="290"/>
          <w:jc w:val="center"/>
        </w:trPr>
        <w:tc>
          <w:tcPr>
            <w:tcW w:w="1569" w:type="pct"/>
            <w:tcBorders>
              <w:top w:val="single" w:sz="4" w:space="0" w:color="auto"/>
              <w:left w:val="single" w:sz="18" w:space="0" w:color="auto"/>
              <w:bottom w:val="single" w:sz="4" w:space="0" w:color="auto"/>
              <w:right w:val="single" w:sz="4" w:space="0" w:color="auto"/>
            </w:tcBorders>
            <w:vAlign w:val="center"/>
          </w:tcPr>
          <w:p w14:paraId="3BA8AF3D" w14:textId="77777777" w:rsidR="005E55A8" w:rsidRDefault="00000000">
            <w:pPr>
              <w:pStyle w:val="af2"/>
              <w:spacing w:line="0" w:lineRule="atLeast"/>
              <w:ind w:left="360" w:firstLineChars="0" w:firstLine="0"/>
              <w:rPr>
                <w:rFonts w:ascii="微软雅黑 Light" w:eastAsia="微软雅黑 Light" w:hAnsi="微软雅黑 Light" w:cs="Arial" w:hint="eastAsia"/>
                <w:bCs/>
                <w:sz w:val="22"/>
                <w:szCs w:val="22"/>
                <w:lang w:eastAsia="zh-TW"/>
              </w:rPr>
            </w:pPr>
            <w:r>
              <w:rPr>
                <w:rFonts w:ascii="微软雅黑 Light" w:eastAsia="微软雅黑 Light" w:hAnsi="微软雅黑 Light" w:cs="Arial" w:hint="eastAsia"/>
                <w:bCs/>
                <w:sz w:val="22"/>
                <w:szCs w:val="22"/>
                <w:lang w:eastAsia="zh-TW"/>
              </w:rPr>
              <w:t>涉及的产品</w:t>
            </w:r>
            <w:r>
              <w:rPr>
                <w:rFonts w:ascii="微软雅黑 Light" w:eastAsia="微软雅黑 Light" w:hAnsi="微软雅黑 Light" w:cs="Arial" w:hint="eastAsia"/>
                <w:bCs/>
                <w:sz w:val="22"/>
                <w:szCs w:val="22"/>
              </w:rPr>
              <w:t>/功能</w:t>
            </w:r>
            <w:r>
              <w:rPr>
                <w:rFonts w:ascii="微软雅黑 Light" w:eastAsia="微软雅黑 Light" w:hAnsi="微软雅黑 Light" w:cs="Arial" w:hint="eastAsia"/>
                <w:bCs/>
                <w:sz w:val="22"/>
                <w:szCs w:val="22"/>
                <w:lang w:eastAsia="zh-TW"/>
              </w:rPr>
              <w:t>/</w:t>
            </w:r>
            <w:r>
              <w:rPr>
                <w:rFonts w:ascii="微软雅黑 Light" w:eastAsia="微软雅黑 Light" w:hAnsi="微软雅黑 Light" w:cs="Arial"/>
                <w:bCs/>
                <w:sz w:val="22"/>
                <w:szCs w:val="22"/>
                <w:lang w:eastAsia="zh-TW"/>
              </w:rPr>
              <w:t>APP/</w:t>
            </w:r>
            <w:r>
              <w:rPr>
                <w:rFonts w:ascii="微软雅黑 Light" w:eastAsia="微软雅黑 Light" w:hAnsi="微软雅黑 Light" w:cs="Arial" w:hint="eastAsia"/>
                <w:bCs/>
                <w:sz w:val="22"/>
                <w:szCs w:val="22"/>
                <w:lang w:eastAsia="zh-TW"/>
              </w:rPr>
              <w:t>系统名称</w:t>
            </w:r>
          </w:p>
        </w:tc>
        <w:tc>
          <w:tcPr>
            <w:tcW w:w="3431" w:type="pct"/>
            <w:gridSpan w:val="2"/>
            <w:tcBorders>
              <w:top w:val="single" w:sz="4" w:space="0" w:color="auto"/>
              <w:left w:val="single" w:sz="4" w:space="0" w:color="auto"/>
              <w:bottom w:val="single" w:sz="4" w:space="0" w:color="auto"/>
              <w:right w:val="single" w:sz="18" w:space="0" w:color="auto"/>
            </w:tcBorders>
            <w:vAlign w:val="center"/>
          </w:tcPr>
          <w:p w14:paraId="51579532"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5757CC5C" w14:textId="77777777">
        <w:trPr>
          <w:trHeight w:val="290"/>
          <w:jc w:val="center"/>
        </w:trPr>
        <w:tc>
          <w:tcPr>
            <w:tcW w:w="1569" w:type="pct"/>
            <w:tcBorders>
              <w:top w:val="single" w:sz="4" w:space="0" w:color="auto"/>
              <w:left w:val="single" w:sz="18" w:space="0" w:color="auto"/>
              <w:bottom w:val="single" w:sz="4" w:space="0" w:color="auto"/>
              <w:right w:val="single" w:sz="4" w:space="0" w:color="auto"/>
            </w:tcBorders>
            <w:vAlign w:val="center"/>
          </w:tcPr>
          <w:p w14:paraId="28098FC1" w14:textId="77777777" w:rsidR="005E55A8" w:rsidRDefault="00000000">
            <w:pPr>
              <w:pStyle w:val="af2"/>
              <w:spacing w:line="0" w:lineRule="atLeast"/>
              <w:ind w:left="360" w:firstLineChars="0" w:firstLine="0"/>
              <w:rPr>
                <w:rFonts w:ascii="微软雅黑 Light" w:eastAsia="微软雅黑 Light" w:hAnsi="微软雅黑 Light" w:cs="Arial" w:hint="eastAsia"/>
                <w:bCs/>
                <w:sz w:val="22"/>
                <w:szCs w:val="22"/>
                <w:lang w:eastAsia="zh-TW"/>
              </w:rPr>
            </w:pPr>
            <w:r>
              <w:rPr>
                <w:rFonts w:ascii="微软雅黑 Light" w:eastAsia="微软雅黑 Light" w:hAnsi="微软雅黑 Light" w:cs="Arial" w:hint="eastAsia"/>
                <w:bCs/>
                <w:sz w:val="22"/>
                <w:szCs w:val="22"/>
                <w:lang w:eastAsia="zh-TW"/>
              </w:rPr>
              <w:t>交底书方案上线日期</w:t>
            </w:r>
          </w:p>
        </w:tc>
        <w:tc>
          <w:tcPr>
            <w:tcW w:w="3431" w:type="pct"/>
            <w:gridSpan w:val="2"/>
            <w:tcBorders>
              <w:top w:val="single" w:sz="4" w:space="0" w:color="auto"/>
              <w:left w:val="single" w:sz="4" w:space="0" w:color="auto"/>
              <w:bottom w:val="single" w:sz="4" w:space="0" w:color="auto"/>
              <w:right w:val="single" w:sz="18" w:space="0" w:color="auto"/>
            </w:tcBorders>
            <w:vAlign w:val="center"/>
          </w:tcPr>
          <w:p w14:paraId="11DC9BF5"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774BE619" w14:textId="77777777">
        <w:trPr>
          <w:trHeight w:val="290"/>
          <w:jc w:val="center"/>
        </w:trPr>
        <w:tc>
          <w:tcPr>
            <w:tcW w:w="1569" w:type="pct"/>
            <w:tcBorders>
              <w:top w:val="single" w:sz="4" w:space="0" w:color="auto"/>
              <w:left w:val="single" w:sz="18" w:space="0" w:color="auto"/>
              <w:bottom w:val="single" w:sz="4" w:space="0" w:color="auto"/>
              <w:right w:val="single" w:sz="4" w:space="0" w:color="auto"/>
            </w:tcBorders>
            <w:vAlign w:val="center"/>
          </w:tcPr>
          <w:p w14:paraId="5E47D4C4" w14:textId="77777777" w:rsidR="005E55A8" w:rsidRDefault="00000000">
            <w:pPr>
              <w:pStyle w:val="af2"/>
              <w:spacing w:line="0" w:lineRule="atLeast"/>
              <w:ind w:left="360" w:firstLineChars="0" w:firstLine="0"/>
              <w:rPr>
                <w:rFonts w:ascii="微软雅黑 Light" w:eastAsia="微软雅黑 Light" w:hAnsi="微软雅黑 Light" w:cs="Arial" w:hint="eastAsia"/>
                <w:bCs/>
                <w:sz w:val="22"/>
                <w:szCs w:val="22"/>
                <w:lang w:eastAsia="zh-TW"/>
              </w:rPr>
            </w:pPr>
            <w:proofErr w:type="spellStart"/>
            <w:r>
              <w:rPr>
                <w:rFonts w:ascii="微软雅黑 Light" w:eastAsia="微软雅黑 Light" w:hAnsi="微软雅黑 Light" w:cs="Arial" w:hint="eastAsia"/>
                <w:bCs/>
                <w:sz w:val="22"/>
                <w:szCs w:val="22"/>
                <w:lang w:eastAsia="zh-TW"/>
              </w:rPr>
              <w:t>Ke</w:t>
            </w:r>
            <w:r>
              <w:rPr>
                <w:rFonts w:ascii="微软雅黑 Light" w:eastAsia="微软雅黑 Light" w:hAnsi="微软雅黑 Light" w:cs="Arial"/>
                <w:bCs/>
                <w:sz w:val="22"/>
                <w:szCs w:val="22"/>
                <w:lang w:eastAsia="zh-TW"/>
              </w:rPr>
              <w:t>Ones</w:t>
            </w:r>
            <w:proofErr w:type="spellEnd"/>
            <w:r>
              <w:rPr>
                <w:rFonts w:ascii="微软雅黑 Light" w:eastAsia="微软雅黑 Light" w:hAnsi="微软雅黑 Light" w:cs="Arial" w:hint="eastAsia"/>
                <w:bCs/>
                <w:sz w:val="22"/>
                <w:szCs w:val="22"/>
                <w:lang w:eastAsia="zh-TW"/>
              </w:rPr>
              <w:t>链接</w:t>
            </w:r>
          </w:p>
        </w:tc>
        <w:tc>
          <w:tcPr>
            <w:tcW w:w="3431" w:type="pct"/>
            <w:gridSpan w:val="2"/>
            <w:tcBorders>
              <w:top w:val="single" w:sz="4" w:space="0" w:color="auto"/>
              <w:left w:val="single" w:sz="4" w:space="0" w:color="auto"/>
              <w:bottom w:val="single" w:sz="4" w:space="0" w:color="auto"/>
              <w:right w:val="single" w:sz="18" w:space="0" w:color="auto"/>
            </w:tcBorders>
            <w:vAlign w:val="center"/>
          </w:tcPr>
          <w:p w14:paraId="04BA39E6"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370CDC60" w14:textId="77777777">
        <w:trPr>
          <w:trHeight w:val="673"/>
          <w:jc w:val="center"/>
        </w:trPr>
        <w:tc>
          <w:tcPr>
            <w:tcW w:w="5000" w:type="pct"/>
            <w:gridSpan w:val="3"/>
            <w:tcBorders>
              <w:top w:val="single" w:sz="18" w:space="0" w:color="auto"/>
              <w:left w:val="single" w:sz="18" w:space="0" w:color="auto"/>
              <w:bottom w:val="dashed" w:sz="4" w:space="0" w:color="auto"/>
              <w:right w:val="single" w:sz="18" w:space="0" w:color="auto"/>
            </w:tcBorders>
            <w:vAlign w:val="center"/>
          </w:tcPr>
          <w:p w14:paraId="35C73A1B" w14:textId="77777777" w:rsidR="005E55A8" w:rsidRDefault="00000000">
            <w:pPr>
              <w:numPr>
                <w:ilvl w:val="0"/>
                <w:numId w:val="2"/>
              </w:numPr>
              <w:rPr>
                <w:rFonts w:ascii="微软雅黑 Light" w:eastAsia="微软雅黑 Light" w:hAnsi="微软雅黑 Light" w:hint="eastAsia"/>
                <w:b/>
                <w:sz w:val="22"/>
                <w:szCs w:val="22"/>
              </w:rPr>
            </w:pPr>
            <w:r>
              <w:rPr>
                <w:rFonts w:ascii="微软雅黑 Light" w:eastAsia="微软雅黑 Light" w:hAnsi="微软雅黑 Light" w:cs="Arial" w:hint="eastAsia"/>
                <w:b/>
                <w:sz w:val="24"/>
              </w:rPr>
              <w:t>关联提案信息</w:t>
            </w:r>
          </w:p>
        </w:tc>
      </w:tr>
      <w:tr w:rsidR="005E55A8" w14:paraId="349C0CE8" w14:textId="77777777">
        <w:trPr>
          <w:trHeight w:val="1882"/>
          <w:jc w:val="center"/>
        </w:trPr>
        <w:tc>
          <w:tcPr>
            <w:tcW w:w="1569" w:type="pct"/>
            <w:tcBorders>
              <w:top w:val="single" w:sz="12" w:space="0" w:color="auto"/>
              <w:left w:val="single" w:sz="18" w:space="0" w:color="auto"/>
              <w:bottom w:val="single" w:sz="4" w:space="0" w:color="auto"/>
              <w:right w:val="single" w:sz="4" w:space="0" w:color="auto"/>
            </w:tcBorders>
            <w:vAlign w:val="center"/>
          </w:tcPr>
          <w:p w14:paraId="036F1C0E" w14:textId="77777777" w:rsidR="005E55A8" w:rsidRDefault="00000000">
            <w:pPr>
              <w:pStyle w:val="af2"/>
              <w:spacing w:line="0" w:lineRule="atLeast"/>
              <w:ind w:left="360" w:firstLineChars="0" w:firstLine="0"/>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lastRenderedPageBreak/>
              <w:t>之前是否提交过关联提案？</w:t>
            </w:r>
            <w:r>
              <w:rPr>
                <w:rFonts w:ascii="微软雅黑 Light" w:eastAsia="微软雅黑 Light" w:hAnsi="微软雅黑 Light"/>
                <w:bCs/>
                <w:sz w:val="22"/>
                <w:szCs w:val="22"/>
              </w:rPr>
              <w:t xml:space="preserve"> </w:t>
            </w:r>
          </w:p>
        </w:tc>
        <w:tc>
          <w:tcPr>
            <w:tcW w:w="3431" w:type="pct"/>
            <w:gridSpan w:val="2"/>
            <w:tcBorders>
              <w:top w:val="single" w:sz="12" w:space="0" w:color="auto"/>
              <w:left w:val="single" w:sz="4" w:space="0" w:color="auto"/>
              <w:bottom w:val="single" w:sz="4" w:space="0" w:color="auto"/>
              <w:right w:val="single" w:sz="18" w:space="0" w:color="auto"/>
            </w:tcBorders>
            <w:vAlign w:val="center"/>
          </w:tcPr>
          <w:p w14:paraId="5893FC02" w14:textId="77777777" w:rsidR="005E55A8" w:rsidRDefault="00000000">
            <w:pPr>
              <w:pStyle w:val="af2"/>
              <w:spacing w:line="0" w:lineRule="atLeast"/>
              <w:ind w:left="360" w:firstLineChars="0" w:firstLine="0"/>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无</w:t>
            </w:r>
          </w:p>
          <w:p w14:paraId="4037B809"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0D22D804" w14:textId="77777777">
        <w:trPr>
          <w:trHeight w:val="435"/>
          <w:jc w:val="center"/>
        </w:trPr>
        <w:tc>
          <w:tcPr>
            <w:tcW w:w="1569" w:type="pct"/>
            <w:tcBorders>
              <w:top w:val="single" w:sz="4" w:space="0" w:color="auto"/>
              <w:left w:val="single" w:sz="18" w:space="0" w:color="auto"/>
              <w:bottom w:val="single" w:sz="18" w:space="0" w:color="auto"/>
              <w:right w:val="single" w:sz="4" w:space="0" w:color="auto"/>
            </w:tcBorders>
            <w:vAlign w:val="center"/>
          </w:tcPr>
          <w:p w14:paraId="61A7FFBD" w14:textId="77777777" w:rsidR="005E55A8" w:rsidRDefault="00000000">
            <w:pPr>
              <w:pStyle w:val="af2"/>
              <w:spacing w:line="0" w:lineRule="atLeast"/>
              <w:ind w:left="360" w:firstLineChars="0" w:firstLine="0"/>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t>若是，关联提案名称或提案编号</w:t>
            </w:r>
          </w:p>
        </w:tc>
        <w:tc>
          <w:tcPr>
            <w:tcW w:w="3431" w:type="pct"/>
            <w:gridSpan w:val="2"/>
            <w:tcBorders>
              <w:top w:val="single" w:sz="4" w:space="0" w:color="auto"/>
              <w:left w:val="single" w:sz="4" w:space="0" w:color="auto"/>
              <w:bottom w:val="single" w:sz="18" w:space="0" w:color="auto"/>
              <w:right w:val="single" w:sz="18" w:space="0" w:color="auto"/>
            </w:tcBorders>
            <w:vAlign w:val="center"/>
          </w:tcPr>
          <w:p w14:paraId="050ADF3D"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1C9913AF" w14:textId="77777777">
        <w:trPr>
          <w:trHeight w:val="435"/>
          <w:jc w:val="center"/>
        </w:trPr>
        <w:tc>
          <w:tcPr>
            <w:tcW w:w="5000" w:type="pct"/>
            <w:gridSpan w:val="3"/>
            <w:tcBorders>
              <w:top w:val="single" w:sz="18" w:space="0" w:color="auto"/>
              <w:left w:val="single" w:sz="18" w:space="0" w:color="auto"/>
              <w:bottom w:val="single" w:sz="18" w:space="0" w:color="auto"/>
              <w:right w:val="single" w:sz="18" w:space="0" w:color="auto"/>
            </w:tcBorders>
            <w:shd w:val="clear" w:color="auto" w:fill="CFCECE"/>
            <w:vAlign w:val="center"/>
          </w:tcPr>
          <w:p w14:paraId="0CC5D56B" w14:textId="77777777" w:rsidR="005E55A8" w:rsidRDefault="00000000">
            <w:pPr>
              <w:spacing w:line="0" w:lineRule="atLeast"/>
              <w:ind w:firstLineChars="200" w:firstLine="560"/>
              <w:jc w:val="center"/>
              <w:rPr>
                <w:rFonts w:ascii="微软雅黑 Light" w:eastAsia="微软雅黑 Light" w:hAnsi="微软雅黑 Light" w:hint="eastAsia"/>
                <w:b/>
                <w:sz w:val="22"/>
                <w:szCs w:val="22"/>
              </w:rPr>
            </w:pPr>
            <w:r>
              <w:rPr>
                <w:rFonts w:ascii="微软雅黑 Light" w:eastAsia="微软雅黑 Light" w:hAnsi="微软雅黑 Light" w:hint="eastAsia"/>
                <w:b/>
                <w:sz w:val="28"/>
                <w:szCs w:val="22"/>
              </w:rPr>
              <w:t>背景技术</w:t>
            </w:r>
          </w:p>
        </w:tc>
      </w:tr>
      <w:tr w:rsidR="005E55A8" w14:paraId="65A2F0DB" w14:textId="77777777">
        <w:trPr>
          <w:trHeight w:val="548"/>
          <w:jc w:val="center"/>
        </w:trPr>
        <w:tc>
          <w:tcPr>
            <w:tcW w:w="5000" w:type="pct"/>
            <w:gridSpan w:val="3"/>
            <w:tcBorders>
              <w:top w:val="single" w:sz="18" w:space="0" w:color="auto"/>
              <w:left w:val="single" w:sz="18" w:space="0" w:color="auto"/>
              <w:bottom w:val="nil"/>
              <w:right w:val="single" w:sz="18" w:space="0" w:color="auto"/>
            </w:tcBorders>
            <w:vAlign w:val="center"/>
          </w:tcPr>
          <w:p w14:paraId="3794E1B0" w14:textId="77777777" w:rsidR="005E55A8" w:rsidRDefault="00000000">
            <w:pPr>
              <w:numPr>
                <w:ilvl w:val="0"/>
                <w:numId w:val="2"/>
              </w:numPr>
              <w:jc w:val="left"/>
              <w:rPr>
                <w:rFonts w:ascii="微软雅黑 Light" w:eastAsia="微软雅黑 Light" w:hAnsi="微软雅黑 Light" w:hint="eastAsia"/>
                <w:sz w:val="22"/>
                <w:szCs w:val="22"/>
              </w:rPr>
            </w:pPr>
            <w:r>
              <w:rPr>
                <w:rFonts w:ascii="微软雅黑 Light" w:eastAsia="微软雅黑 Light" w:hAnsi="微软雅黑 Light" w:cs="Arial" w:hint="eastAsia"/>
                <w:b/>
                <w:sz w:val="24"/>
              </w:rPr>
              <w:t>背景技术</w:t>
            </w:r>
          </w:p>
        </w:tc>
      </w:tr>
      <w:tr w:rsidR="005E55A8" w14:paraId="4B1EF293" w14:textId="77777777">
        <w:trPr>
          <w:trHeight w:val="2534"/>
          <w:jc w:val="center"/>
        </w:trPr>
        <w:tc>
          <w:tcPr>
            <w:tcW w:w="1569" w:type="pct"/>
            <w:tcBorders>
              <w:top w:val="dashed" w:sz="4" w:space="0" w:color="auto"/>
              <w:left w:val="single" w:sz="18" w:space="0" w:color="auto"/>
              <w:bottom w:val="single" w:sz="8" w:space="0" w:color="auto"/>
              <w:right w:val="single" w:sz="8" w:space="0" w:color="auto"/>
            </w:tcBorders>
          </w:tcPr>
          <w:p w14:paraId="36FEEC2F" w14:textId="77777777" w:rsidR="005E55A8" w:rsidRDefault="00000000">
            <w:pPr>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t>尽可能结合业务场景描述本方案所针对的技术问题是什么？</w:t>
            </w:r>
          </w:p>
          <w:p w14:paraId="6CB78CC1" w14:textId="77777777" w:rsidR="005E55A8" w:rsidRDefault="00000000">
            <w:pPr>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t>请尽可能多地提供帮助理解本方案的背景信息</w:t>
            </w:r>
          </w:p>
        </w:tc>
        <w:tc>
          <w:tcPr>
            <w:tcW w:w="3431" w:type="pct"/>
            <w:gridSpan w:val="2"/>
            <w:tcBorders>
              <w:top w:val="dashed" w:sz="4" w:space="0" w:color="auto"/>
              <w:left w:val="single" w:sz="8" w:space="0" w:color="auto"/>
              <w:bottom w:val="single" w:sz="8" w:space="0" w:color="auto"/>
              <w:right w:val="single" w:sz="18" w:space="0" w:color="auto"/>
            </w:tcBorders>
          </w:tcPr>
          <w:p w14:paraId="589FC578" w14:textId="77777777" w:rsidR="005E55A8" w:rsidRDefault="00000000">
            <w:pPr>
              <w:rPr>
                <w:rFonts w:ascii="微软雅黑 Light" w:eastAsia="微软雅黑 Light" w:hAnsi="微软雅黑 Light" w:hint="eastAsia"/>
                <w:b/>
                <w:sz w:val="22"/>
                <w:szCs w:val="22"/>
              </w:rPr>
            </w:pPr>
            <w:r w:rsidRPr="002B3B92">
              <w:rPr>
                <w:rFonts w:ascii="微软雅黑 Light" w:eastAsia="微软雅黑 Light" w:hAnsi="微软雅黑 Light" w:hint="eastAsia"/>
                <w:b/>
                <w:color w:val="EE0000"/>
                <w:sz w:val="22"/>
                <w:szCs w:val="22"/>
              </w:rPr>
              <w:t>AR应用（AR地图找房、AR导航等）现有技术存在的问题</w:t>
            </w:r>
            <w:r>
              <w:rPr>
                <w:rFonts w:ascii="微软雅黑 Light" w:eastAsia="微软雅黑 Light" w:hAnsi="微软雅黑 Light" w:hint="eastAsia"/>
                <w:b/>
                <w:sz w:val="22"/>
                <w:szCs w:val="22"/>
              </w:rPr>
              <w:t>：</w:t>
            </w:r>
          </w:p>
          <w:p w14:paraId="04676217" w14:textId="77777777" w:rsidR="005E55A8" w:rsidRDefault="005E55A8">
            <w:pPr>
              <w:rPr>
                <w:rFonts w:ascii="微软雅黑 Light" w:eastAsia="微软雅黑 Light" w:hAnsi="微软雅黑 Light" w:hint="eastAsia"/>
                <w:b/>
                <w:sz w:val="22"/>
                <w:szCs w:val="22"/>
              </w:rPr>
            </w:pPr>
          </w:p>
          <w:p w14:paraId="0D2AC980" w14:textId="77777777" w:rsidR="005E55A8" w:rsidRPr="002B3B92" w:rsidRDefault="00000000">
            <w:pPr>
              <w:rPr>
                <w:rFonts w:ascii="微软雅黑 Light" w:eastAsia="微软雅黑 Light" w:hAnsi="微软雅黑 Light" w:hint="eastAsia"/>
                <w:b/>
                <w:color w:val="0070C0"/>
                <w:sz w:val="22"/>
                <w:szCs w:val="22"/>
              </w:rPr>
            </w:pPr>
            <w:r w:rsidRPr="002B3B92">
              <w:rPr>
                <w:rFonts w:ascii="微软雅黑 Light" w:eastAsia="微软雅黑 Light" w:hAnsi="微软雅黑 Light" w:hint="eastAsia"/>
                <w:b/>
                <w:color w:val="0070C0"/>
                <w:sz w:val="22"/>
                <w:szCs w:val="22"/>
              </w:rPr>
              <w:t>1. 单一定位源精度不足或可用性不稳定</w:t>
            </w:r>
          </w:p>
          <w:p w14:paraId="3D80EF5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移动端AR应用依赖设备定位确定用户在物理空间的位置，进而渲染虚拟内容。现有技术主要使用单一定位源：</w:t>
            </w:r>
          </w:p>
          <w:p w14:paraId="166BC803"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GPS定位：在城市环境中精度通常为5-10米，无法满足AR应用对</w:t>
            </w:r>
            <w:proofErr w:type="gramStart"/>
            <w:r>
              <w:rPr>
                <w:rFonts w:ascii="微软雅黑 Light" w:eastAsia="微软雅黑 Light" w:hAnsi="微软雅黑 Light" w:hint="eastAsia"/>
                <w:b/>
                <w:sz w:val="22"/>
                <w:szCs w:val="22"/>
              </w:rPr>
              <w:t>分米级</w:t>
            </w:r>
            <w:proofErr w:type="gramEnd"/>
            <w:r>
              <w:rPr>
                <w:rFonts w:ascii="微软雅黑 Light" w:eastAsia="微软雅黑 Light" w:hAnsi="微软雅黑 Light" w:hint="eastAsia"/>
                <w:b/>
                <w:sz w:val="22"/>
                <w:szCs w:val="22"/>
              </w:rPr>
              <w:t>精度（1-2米以内）的要求，导致虚拟物体与真实场景严重错位；</w:t>
            </w:r>
          </w:p>
          <w:p w14:paraId="3FE4CCEB"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VPS视觉定位：依赖视觉特征匹配，在弱光环境、特征稀疏场景（如空旷广场、玻璃幕墙建筑）下可用性受限，且</w:t>
            </w:r>
            <w:proofErr w:type="gramStart"/>
            <w:r>
              <w:rPr>
                <w:rFonts w:ascii="微软雅黑 Light" w:eastAsia="微软雅黑 Light" w:hAnsi="微软雅黑 Light" w:hint="eastAsia"/>
                <w:b/>
                <w:sz w:val="22"/>
                <w:szCs w:val="22"/>
              </w:rPr>
              <w:t>视频帧上传</w:t>
            </w:r>
            <w:proofErr w:type="gramEnd"/>
            <w:r>
              <w:rPr>
                <w:rFonts w:ascii="微软雅黑 Light" w:eastAsia="微软雅黑 Light" w:hAnsi="微软雅黑 Light" w:hint="eastAsia"/>
                <w:b/>
                <w:sz w:val="22"/>
                <w:szCs w:val="22"/>
              </w:rPr>
              <w:t>和服务端匹配存在网络延迟（通常500ms-2s）；</w:t>
            </w:r>
          </w:p>
          <w:p w14:paraId="4796253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单一数据源失效时，AR应用无法提供连续定位服务，用户体验中断。</w:t>
            </w:r>
          </w:p>
          <w:p w14:paraId="661DB020" w14:textId="77777777" w:rsidR="005E55A8" w:rsidRDefault="005E55A8">
            <w:pPr>
              <w:rPr>
                <w:rFonts w:ascii="微软雅黑 Light" w:eastAsia="微软雅黑 Light" w:hAnsi="微软雅黑 Light" w:hint="eastAsia"/>
                <w:b/>
                <w:sz w:val="22"/>
                <w:szCs w:val="22"/>
              </w:rPr>
            </w:pPr>
          </w:p>
          <w:p w14:paraId="1BFAA7F9" w14:textId="77777777" w:rsidR="005E55A8" w:rsidRPr="002B3B92" w:rsidRDefault="00000000">
            <w:pPr>
              <w:rPr>
                <w:rFonts w:ascii="微软雅黑 Light" w:eastAsia="微软雅黑 Light" w:hAnsi="微软雅黑 Light" w:hint="eastAsia"/>
                <w:b/>
                <w:color w:val="0070C0"/>
                <w:sz w:val="22"/>
                <w:szCs w:val="22"/>
              </w:rPr>
            </w:pPr>
            <w:r w:rsidRPr="002B3B92">
              <w:rPr>
                <w:rFonts w:ascii="微软雅黑 Light" w:eastAsia="微软雅黑 Light" w:hAnsi="微软雅黑 Light" w:hint="eastAsia"/>
                <w:b/>
                <w:color w:val="0070C0"/>
                <w:sz w:val="22"/>
                <w:szCs w:val="22"/>
              </w:rPr>
              <w:t>2. 中国地区坐标系偏移处理复杂</w:t>
            </w:r>
          </w:p>
          <w:p w14:paraId="7A0AC7F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中国地区地图服务广泛使用GCJ02加密坐标系（俗称"火星坐标系"），而GPS返回WGS84标准坐标系，VPS服务端返回的ECEF坐标通常已含GCJ02偏移以适配国内地图。若未正确处理坐标系转换链路（ECEF → </w:t>
            </w:r>
            <w:r>
              <w:rPr>
                <w:rFonts w:ascii="微软雅黑 Light" w:eastAsia="微软雅黑 Light" w:hAnsi="微软雅黑 Light" w:hint="eastAsia"/>
                <w:b/>
                <w:sz w:val="22"/>
                <w:szCs w:val="22"/>
              </w:rPr>
              <w:lastRenderedPageBreak/>
              <w:t>WGS84 → GCJ02纠偏），会导致GPS与VPS融合时产生20-500米系统性偏差，虚实对齐完全失效。</w:t>
            </w:r>
          </w:p>
          <w:p w14:paraId="0AA5ED4E" w14:textId="77777777" w:rsidR="005E55A8" w:rsidRDefault="005E55A8">
            <w:pPr>
              <w:rPr>
                <w:rFonts w:ascii="微软雅黑 Light" w:eastAsia="微软雅黑 Light" w:hAnsi="微软雅黑 Light" w:hint="eastAsia"/>
                <w:b/>
                <w:sz w:val="22"/>
                <w:szCs w:val="22"/>
              </w:rPr>
            </w:pPr>
          </w:p>
          <w:p w14:paraId="1A8D8103" w14:textId="77777777" w:rsidR="005E55A8" w:rsidRPr="002B3B92" w:rsidRDefault="00000000">
            <w:pPr>
              <w:rPr>
                <w:rFonts w:ascii="微软雅黑 Light" w:eastAsia="微软雅黑 Light" w:hAnsi="微软雅黑 Light" w:hint="eastAsia"/>
                <w:b/>
                <w:color w:val="0070C0"/>
                <w:sz w:val="22"/>
                <w:szCs w:val="22"/>
              </w:rPr>
            </w:pPr>
            <w:r w:rsidRPr="002B3B92">
              <w:rPr>
                <w:rFonts w:ascii="微软雅黑 Light" w:eastAsia="微软雅黑 Light" w:hAnsi="微软雅黑 Light" w:hint="eastAsia"/>
                <w:b/>
                <w:color w:val="0070C0"/>
                <w:sz w:val="22"/>
                <w:szCs w:val="22"/>
              </w:rPr>
              <w:t>3. AR应用开发调试成本高、难以复现</w:t>
            </w:r>
          </w:p>
          <w:p w14:paraId="419B01F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AR应用需要在真实物理环境中测试，现场测试成本高（人力、交通、时间），真实环境信号特征难以精确复现，bug复现困难。尤其在房地产AR看房场景，需反复到现场调试虚拟内容与真实户型的对齐效果，极大降低开发效率。</w:t>
            </w:r>
          </w:p>
          <w:p w14:paraId="72A84610" w14:textId="77777777" w:rsidR="005E55A8" w:rsidRDefault="005E55A8">
            <w:pPr>
              <w:rPr>
                <w:rFonts w:ascii="微软雅黑 Light" w:eastAsia="微软雅黑 Light" w:hAnsi="微软雅黑 Light" w:hint="eastAsia"/>
                <w:b/>
                <w:sz w:val="22"/>
                <w:szCs w:val="22"/>
              </w:rPr>
            </w:pPr>
          </w:p>
          <w:p w14:paraId="3C94B705" w14:textId="77777777" w:rsidR="005E55A8" w:rsidRPr="002B3B92" w:rsidRDefault="00000000">
            <w:pPr>
              <w:rPr>
                <w:rFonts w:ascii="微软雅黑 Light" w:eastAsia="微软雅黑 Light" w:hAnsi="微软雅黑 Light" w:hint="eastAsia"/>
                <w:b/>
                <w:color w:val="0070C0"/>
                <w:sz w:val="22"/>
                <w:szCs w:val="22"/>
              </w:rPr>
            </w:pPr>
            <w:r w:rsidRPr="002B3B92">
              <w:rPr>
                <w:rFonts w:ascii="微软雅黑 Light" w:eastAsia="微软雅黑 Light" w:hAnsi="微软雅黑 Light" w:hint="eastAsia"/>
                <w:b/>
                <w:color w:val="0070C0"/>
                <w:sz w:val="22"/>
                <w:szCs w:val="22"/>
              </w:rPr>
              <w:t>4. AR内容展示缺乏智能化和个性化</w:t>
            </w:r>
          </w:p>
          <w:p w14:paraId="303E012D" w14:textId="77777777" w:rsidR="005E55A8" w:rsidRDefault="00000000">
            <w:pPr>
              <w:rPr>
                <w:rFonts w:ascii="微软雅黑 Light" w:eastAsia="微软雅黑 Light" w:hAnsi="微软雅黑 Light" w:hint="eastAsia"/>
                <w:color w:val="AEAAAA"/>
                <w:sz w:val="22"/>
                <w:szCs w:val="22"/>
              </w:rPr>
            </w:pPr>
            <w:r>
              <w:rPr>
                <w:rFonts w:ascii="微软雅黑 Light" w:eastAsia="微软雅黑 Light" w:hAnsi="微软雅黑 Light" w:hint="eastAsia"/>
                <w:b/>
                <w:sz w:val="22"/>
                <w:szCs w:val="22"/>
              </w:rPr>
              <w:t>现有AR POI（兴趣点）可视化系统通常采用固定显示策略：要么显示所有周边POI（信息过载），要么需要用户手动切换显示类别（如学校、医院、商场），操作繁琐。缺乏根据用户意图自动筛选和生成情境化虚拟场景的能力，无法提供类似人工中介陪伴讲解的智能体验。</w:t>
            </w:r>
          </w:p>
          <w:p w14:paraId="3D22E009" w14:textId="49752BBF" w:rsidR="002B3B92" w:rsidRDefault="00F32153">
            <w:pPr>
              <w:rPr>
                <w:rFonts w:ascii="微软雅黑 Light" w:eastAsia="微软雅黑 Light" w:hAnsi="微软雅黑 Light" w:hint="eastAsia"/>
                <w:color w:val="AEAAAA"/>
                <w:sz w:val="22"/>
                <w:szCs w:val="22"/>
              </w:rPr>
            </w:pPr>
            <w:ins w:id="0" w:author="kyx" w:date="2026-07-31T08:27:00Z" w16du:dateUtc="2026-07-31T00:27:00Z">
              <w:r>
                <w:rPr>
                  <w:rFonts w:ascii="微软雅黑 Light" w:eastAsia="微软雅黑 Light" w:hAnsi="微软雅黑 Light" w:hint="eastAsia"/>
                  <w:color w:val="AEAAAA"/>
                  <w:sz w:val="22"/>
                  <w:szCs w:val="22"/>
                </w:rPr>
                <w:t>Q1，</w:t>
              </w:r>
            </w:ins>
            <w:ins w:id="1" w:author="kyx" w:date="2026-07-31T08:22:00Z" w16du:dateUtc="2026-07-31T00:22:00Z">
              <w:r w:rsidR="002B3B92">
                <w:rPr>
                  <w:rFonts w:ascii="微软雅黑 Light" w:eastAsia="微软雅黑 Light" w:hAnsi="微软雅黑 Light" w:hint="eastAsia"/>
                  <w:color w:val="AEAAAA"/>
                  <w:sz w:val="22"/>
                  <w:szCs w:val="22"/>
                </w:rPr>
                <w:t>待确认：</w:t>
              </w:r>
            </w:ins>
            <w:ins w:id="2" w:author="kyx" w:date="2026-07-31T08:18:00Z" w16du:dateUtc="2026-07-31T00:18:00Z">
              <w:r w:rsidR="002B3B92">
                <w:rPr>
                  <w:rFonts w:ascii="微软雅黑 Light" w:eastAsia="微软雅黑 Light" w:hAnsi="微软雅黑 Light" w:hint="eastAsia"/>
                  <w:color w:val="AEAAAA"/>
                  <w:sz w:val="22"/>
                  <w:szCs w:val="22"/>
                </w:rPr>
                <w:t>本方案的执行主体是手机等</w:t>
              </w:r>
            </w:ins>
            <w:ins w:id="3" w:author="kyx" w:date="2026-07-31T08:19:00Z" w16du:dateUtc="2026-07-31T00:19:00Z">
              <w:r w:rsidR="002B3B92">
                <w:rPr>
                  <w:rFonts w:ascii="微软雅黑 Light" w:eastAsia="微软雅黑 Light" w:hAnsi="微软雅黑 Light" w:hint="eastAsia"/>
                  <w:color w:val="AEAAAA"/>
                  <w:sz w:val="22"/>
                  <w:szCs w:val="22"/>
                </w:rPr>
                <w:t>移动端设备</w:t>
              </w:r>
            </w:ins>
            <w:ins w:id="4" w:author="kyx" w:date="2026-07-31T08:18:00Z" w16du:dateUtc="2026-07-31T00:18:00Z">
              <w:r w:rsidR="002B3B92">
                <w:rPr>
                  <w:rFonts w:ascii="微软雅黑 Light" w:eastAsia="微软雅黑 Light" w:hAnsi="微软雅黑 Light" w:hint="eastAsia"/>
                  <w:color w:val="AEAAAA"/>
                  <w:sz w:val="22"/>
                  <w:szCs w:val="22"/>
                </w:rPr>
                <w:t>，</w:t>
              </w:r>
            </w:ins>
            <w:ins w:id="5" w:author="kyx" w:date="2026-07-31T08:19:00Z" w16du:dateUtc="2026-07-31T00:19:00Z">
              <w:r w:rsidR="002B3B92">
                <w:rPr>
                  <w:rFonts w:ascii="微软雅黑 Light" w:eastAsia="微软雅黑 Light" w:hAnsi="微软雅黑 Light" w:hint="eastAsia"/>
                  <w:color w:val="AEAAAA"/>
                  <w:sz w:val="22"/>
                  <w:szCs w:val="22"/>
                </w:rPr>
                <w:t>需要对该设备进行定位（该设备的位置即为用户位置），基于设备位置</w:t>
              </w:r>
            </w:ins>
            <w:ins w:id="6" w:author="kyx" w:date="2026-07-31T08:20:00Z" w16du:dateUtc="2026-07-31T00:20:00Z">
              <w:r w:rsidR="002B3B92">
                <w:rPr>
                  <w:rFonts w:ascii="微软雅黑 Light" w:eastAsia="微软雅黑 Light" w:hAnsi="微软雅黑 Light" w:hint="eastAsia"/>
                  <w:color w:val="AEAAAA"/>
                  <w:sz w:val="22"/>
                  <w:szCs w:val="22"/>
                </w:rPr>
                <w:t>和已有地图进行</w:t>
              </w:r>
            </w:ins>
            <w:ins w:id="7" w:author="kyx" w:date="2026-07-31T08:21:00Z" w16du:dateUtc="2026-07-31T00:21:00Z">
              <w:r w:rsidR="002B3B92">
                <w:rPr>
                  <w:rFonts w:ascii="微软雅黑 Light" w:eastAsia="微软雅黑 Light" w:hAnsi="微软雅黑 Light" w:hint="eastAsia"/>
                  <w:color w:val="AEAAAA"/>
                  <w:sz w:val="22"/>
                  <w:szCs w:val="22"/>
                </w:rPr>
                <w:t>AR</w:t>
              </w:r>
            </w:ins>
            <w:ins w:id="8" w:author="kyx" w:date="2026-07-31T08:20:00Z" w16du:dateUtc="2026-07-31T00:20:00Z">
              <w:r w:rsidR="002B3B92">
                <w:rPr>
                  <w:rFonts w:ascii="微软雅黑 Light" w:eastAsia="微软雅黑 Light" w:hAnsi="微软雅黑 Light" w:hint="eastAsia"/>
                  <w:color w:val="AEAAAA"/>
                  <w:sz w:val="22"/>
                  <w:szCs w:val="22"/>
                </w:rPr>
                <w:t>导航</w:t>
              </w:r>
            </w:ins>
            <w:ins w:id="9" w:author="kyx" w:date="2026-07-31T08:21:00Z" w16du:dateUtc="2026-07-31T00:21:00Z">
              <w:r w:rsidR="002B3B92">
                <w:rPr>
                  <w:rFonts w:ascii="微软雅黑 Light" w:eastAsia="微软雅黑 Light" w:hAnsi="微软雅黑 Light" w:hint="eastAsia"/>
                  <w:color w:val="AEAAAA"/>
                  <w:sz w:val="22"/>
                  <w:szCs w:val="22"/>
                </w:rPr>
                <w:t>或找房？具体表现形式是将房源等信息</w:t>
              </w:r>
            </w:ins>
            <w:ins w:id="10" w:author="kyx" w:date="2026-07-31T08:22:00Z" w16du:dateUtc="2026-07-31T00:22:00Z">
              <w:r w:rsidR="002B3B92">
                <w:rPr>
                  <w:rFonts w:ascii="微软雅黑 Light" w:eastAsia="微软雅黑 Light" w:hAnsi="微软雅黑 Light" w:hint="eastAsia"/>
                  <w:color w:val="AEAAAA"/>
                  <w:sz w:val="22"/>
                  <w:szCs w:val="22"/>
                </w:rPr>
                <w:t>（或导航路径等信息）</w:t>
              </w:r>
            </w:ins>
            <w:ins w:id="11" w:author="kyx" w:date="2026-07-31T08:21:00Z" w16du:dateUtc="2026-07-31T00:21:00Z">
              <w:r w:rsidR="002B3B92">
                <w:rPr>
                  <w:rFonts w:ascii="微软雅黑 Light" w:eastAsia="微软雅黑 Light" w:hAnsi="微软雅黑 Light" w:hint="eastAsia"/>
                  <w:color w:val="AEAAAA"/>
                  <w:sz w:val="22"/>
                  <w:szCs w:val="22"/>
                </w:rPr>
                <w:t>叠加在手机拍摄的实际场景画面上么？</w:t>
              </w:r>
            </w:ins>
            <w:ins w:id="12" w:author="kyx" w:date="2026-07-31T08:22:00Z" w16du:dateUtc="2026-07-31T00:22:00Z">
              <w:r w:rsidR="002B3B92">
                <w:rPr>
                  <w:rFonts w:ascii="微软雅黑 Light" w:eastAsia="微软雅黑 Light" w:hAnsi="微软雅黑 Light" w:hint="eastAsia"/>
                  <w:color w:val="AEAAAA"/>
                  <w:sz w:val="22"/>
                  <w:szCs w:val="22"/>
                </w:rPr>
                <w:t>本申请的核心点在于</w:t>
              </w:r>
            </w:ins>
            <w:ins w:id="13" w:author="kyx" w:date="2026-07-31T08:23:00Z" w16du:dateUtc="2026-07-31T00:23:00Z">
              <w:r w:rsidR="002B3B92">
                <w:rPr>
                  <w:rFonts w:ascii="微软雅黑 Light" w:eastAsia="微软雅黑 Light" w:hAnsi="微软雅黑 Light" w:hint="eastAsia"/>
                  <w:color w:val="AEAAAA"/>
                  <w:sz w:val="22"/>
                  <w:szCs w:val="22"/>
                </w:rPr>
                <w:t>提供了一种</w:t>
              </w:r>
            </w:ins>
            <w:ins w:id="14" w:author="kyx" w:date="2026-07-31T08:29:00Z" w16du:dateUtc="2026-07-31T00:29:00Z">
              <w:r>
                <w:rPr>
                  <w:rFonts w:ascii="微软雅黑 Light" w:eastAsia="微软雅黑 Light" w:hAnsi="微软雅黑 Light" w:hint="eastAsia"/>
                  <w:color w:val="AEAAAA"/>
                  <w:sz w:val="22"/>
                  <w:szCs w:val="22"/>
                </w:rPr>
                <w:t>成本相对较低的</w:t>
              </w:r>
            </w:ins>
            <w:ins w:id="15" w:author="kyx" w:date="2026-07-31T08:23:00Z" w16du:dateUtc="2026-07-31T00:23:00Z">
              <w:r w:rsidR="002B3B92">
                <w:rPr>
                  <w:rFonts w:ascii="微软雅黑 Light" w:eastAsia="微软雅黑 Light" w:hAnsi="微软雅黑 Light" w:hint="eastAsia"/>
                  <w:color w:val="AEAAAA"/>
                  <w:sz w:val="22"/>
                  <w:szCs w:val="22"/>
                </w:rPr>
                <w:t>高精度定位方法？</w:t>
              </w:r>
            </w:ins>
            <w:ins w:id="16" w:author="kyx" w:date="2026-08-02T10:24:00Z" w16du:dateUtc="2026-08-02T02:24:00Z">
              <w:r w:rsidR="003E1DC9">
                <w:rPr>
                  <w:rFonts w:ascii="微软雅黑 Light" w:eastAsia="微软雅黑 Light" w:hAnsi="微软雅黑 Light" w:hint="eastAsia"/>
                  <w:color w:val="AEAAAA"/>
                  <w:sz w:val="22"/>
                  <w:szCs w:val="22"/>
                </w:rPr>
                <w:t>进一步，可以基于高精度定位实现虚拟场景与实际场景的融合处理</w:t>
              </w:r>
            </w:ins>
            <w:ins w:id="17" w:author="kyx" w:date="2026-08-02T10:25:00Z" w16du:dateUtc="2026-08-02T02:25:00Z">
              <w:r w:rsidR="003E1DC9">
                <w:rPr>
                  <w:rFonts w:ascii="微软雅黑 Light" w:eastAsia="微软雅黑 Light" w:hAnsi="微软雅黑 Light" w:hint="eastAsia"/>
                  <w:color w:val="AEAAAA"/>
                  <w:sz w:val="22"/>
                  <w:szCs w:val="22"/>
                </w:rPr>
                <w:t>（也即空间语义对齐）</w:t>
              </w:r>
            </w:ins>
            <w:ins w:id="18" w:author="kyx" w:date="2026-08-04T17:07:00Z" w16du:dateUtc="2026-08-04T09:07:00Z">
              <w:r w:rsidR="00D438F1">
                <w:rPr>
                  <w:rFonts w:ascii="微软雅黑 Light" w:eastAsia="微软雅黑 Light" w:hAnsi="微软雅黑 Light" w:hint="eastAsia"/>
                  <w:color w:val="AEAAAA"/>
                  <w:sz w:val="22"/>
                  <w:szCs w:val="22"/>
                </w:rPr>
                <w:t>、以及便于更准确的录制及回放</w:t>
              </w:r>
            </w:ins>
            <w:ins w:id="19" w:author="kyx" w:date="2026-08-02T10:24:00Z" w16du:dateUtc="2026-08-02T02:24:00Z">
              <w:r w:rsidR="003E1DC9">
                <w:rPr>
                  <w:rFonts w:ascii="微软雅黑 Light" w:eastAsia="微软雅黑 Light" w:hAnsi="微软雅黑 Light" w:hint="eastAsia"/>
                  <w:color w:val="AEAAAA"/>
                  <w:sz w:val="22"/>
                  <w:szCs w:val="22"/>
                </w:rPr>
                <w:t>？</w:t>
              </w:r>
            </w:ins>
          </w:p>
          <w:p w14:paraId="547D6E29" w14:textId="77777777" w:rsidR="005E55A8" w:rsidRPr="00D438F1" w:rsidRDefault="005E55A8">
            <w:pPr>
              <w:rPr>
                <w:rFonts w:ascii="微软雅黑 Light" w:eastAsia="微软雅黑 Light" w:hAnsi="微软雅黑 Light" w:hint="eastAsia"/>
                <w:color w:val="AEAAAA"/>
                <w:sz w:val="22"/>
                <w:szCs w:val="22"/>
              </w:rPr>
            </w:pPr>
          </w:p>
          <w:p w14:paraId="6AF807EA" w14:textId="68013148" w:rsidR="005E55A8" w:rsidRPr="002B3B92" w:rsidRDefault="00F32153">
            <w:pPr>
              <w:rPr>
                <w:rFonts w:ascii="微软雅黑 Light" w:eastAsia="微软雅黑 Light" w:hAnsi="微软雅黑 Light" w:hint="eastAsia"/>
                <w:color w:val="AEAAAA"/>
                <w:sz w:val="22"/>
                <w:szCs w:val="22"/>
              </w:rPr>
            </w:pPr>
            <w:ins w:id="20" w:author="kyx" w:date="2026-07-31T08:27:00Z" w16du:dateUtc="2026-07-31T00:27:00Z">
              <w:r>
                <w:rPr>
                  <w:rFonts w:ascii="微软雅黑 Light" w:eastAsia="微软雅黑 Light" w:hAnsi="微软雅黑 Light" w:hint="eastAsia"/>
                  <w:color w:val="AEAAAA"/>
                  <w:sz w:val="22"/>
                  <w:szCs w:val="22"/>
                </w:rPr>
                <w:lastRenderedPageBreak/>
                <w:t>Q2，本申请提供的高精度定位方法一定要限制在AR场景么？</w:t>
              </w:r>
            </w:ins>
            <w:ins w:id="21" w:author="kyx" w:date="2026-08-04T17:08:00Z" w16du:dateUtc="2026-08-04T09:08:00Z">
              <w:r w:rsidR="00D438F1">
                <w:rPr>
                  <w:rFonts w:ascii="微软雅黑 Light" w:eastAsia="微软雅黑 Light" w:hAnsi="微软雅黑 Light" w:hint="eastAsia"/>
                  <w:color w:val="AEAAAA"/>
                  <w:sz w:val="22"/>
                  <w:szCs w:val="22"/>
                </w:rPr>
                <w:t>最基础的</w:t>
              </w:r>
            </w:ins>
            <w:ins w:id="22" w:author="kyx" w:date="2026-07-31T08:30:00Z" w16du:dateUtc="2026-07-31T00:30:00Z">
              <w:r>
                <w:rPr>
                  <w:rFonts w:ascii="微软雅黑 Light" w:eastAsia="微软雅黑 Light" w:hAnsi="微软雅黑 Light" w:hint="eastAsia"/>
                  <w:color w:val="AEAAAA"/>
                  <w:sz w:val="22"/>
                  <w:szCs w:val="22"/>
                </w:rPr>
                <w:t>目的是为了精确定位用户吧，能否不局限AR，</w:t>
              </w:r>
            </w:ins>
            <w:ins w:id="23" w:author="kyx" w:date="2026-07-31T08:27:00Z" w16du:dateUtc="2026-07-31T00:27:00Z">
              <w:r>
                <w:rPr>
                  <w:rFonts w:ascii="微软雅黑 Light" w:eastAsia="微软雅黑 Light" w:hAnsi="微软雅黑 Light" w:hint="eastAsia"/>
                  <w:color w:val="AEAAAA"/>
                  <w:sz w:val="22"/>
                  <w:szCs w:val="22"/>
                </w:rPr>
                <w:t>任何需要定位的场景是否</w:t>
              </w:r>
            </w:ins>
            <w:ins w:id="24" w:author="kyx" w:date="2026-07-31T08:28:00Z" w16du:dateUtc="2026-07-31T00:28:00Z">
              <w:r>
                <w:rPr>
                  <w:rFonts w:ascii="微软雅黑 Light" w:eastAsia="微软雅黑 Light" w:hAnsi="微软雅黑 Light" w:hint="eastAsia"/>
                  <w:color w:val="AEAAAA"/>
                  <w:sz w:val="22"/>
                  <w:szCs w:val="22"/>
                </w:rPr>
                <w:t>都可以？</w:t>
              </w:r>
            </w:ins>
            <w:ins w:id="25" w:author="kyx" w:date="2026-07-31T08:30:00Z" w16du:dateUtc="2026-07-31T00:30:00Z">
              <w:r>
                <w:rPr>
                  <w:rFonts w:ascii="微软雅黑 Light" w:eastAsia="微软雅黑 Light" w:hAnsi="微软雅黑 Light" w:hint="eastAsia"/>
                  <w:color w:val="AEAAAA"/>
                  <w:sz w:val="22"/>
                  <w:szCs w:val="22"/>
                </w:rPr>
                <w:t>比如</w:t>
              </w:r>
            </w:ins>
            <w:ins w:id="26" w:author="kyx" w:date="2026-07-31T08:28:00Z" w16du:dateUtc="2026-07-31T00:28:00Z">
              <w:r>
                <w:rPr>
                  <w:rFonts w:ascii="微软雅黑 Light" w:eastAsia="微软雅黑 Light" w:hAnsi="微软雅黑 Light" w:hint="eastAsia"/>
                  <w:color w:val="AEAAAA"/>
                  <w:sz w:val="22"/>
                  <w:szCs w:val="22"/>
                </w:rPr>
                <w:t>常规地图导航等，是否也能用？</w:t>
              </w:r>
            </w:ins>
            <w:ins w:id="27" w:author="kyx" w:date="2026-07-31T08:30:00Z" w16du:dateUtc="2026-07-31T00:30:00Z">
              <w:r w:rsidRPr="002B3B92">
                <w:rPr>
                  <w:rFonts w:ascii="微软雅黑 Light" w:eastAsia="微软雅黑 Light" w:hAnsi="微软雅黑 Light" w:hint="eastAsia"/>
                  <w:color w:val="AEAAAA"/>
                  <w:sz w:val="22"/>
                  <w:szCs w:val="22"/>
                </w:rPr>
                <w:t xml:space="preserve"> </w:t>
              </w:r>
            </w:ins>
            <w:ins w:id="28" w:author="kyx" w:date="2026-08-04T17:08:00Z" w16du:dateUtc="2026-08-04T09:08:00Z">
              <w:r w:rsidR="00D438F1">
                <w:rPr>
                  <w:rFonts w:ascii="微软雅黑 Light" w:eastAsia="微软雅黑 Light" w:hAnsi="微软雅黑 Light" w:hint="eastAsia"/>
                  <w:color w:val="AEAAAA"/>
                  <w:sz w:val="22"/>
                  <w:szCs w:val="22"/>
                </w:rPr>
                <w:t>AR场景（虚实场景融合）视为高精度定位的一个应用场景。</w:t>
              </w:r>
            </w:ins>
          </w:p>
          <w:p w14:paraId="485480DC" w14:textId="77777777" w:rsidR="005E55A8" w:rsidDel="0073019C" w:rsidRDefault="005E55A8">
            <w:pPr>
              <w:rPr>
                <w:del w:id="29" w:author="kyx" w:date="2026-08-02T11:02:00Z" w16du:dateUtc="2026-08-02T03:02:00Z"/>
                <w:rFonts w:ascii="微软雅黑 Light" w:eastAsia="微软雅黑 Light" w:hAnsi="微软雅黑 Light" w:hint="eastAsia"/>
                <w:color w:val="AEAAAA"/>
                <w:sz w:val="22"/>
                <w:szCs w:val="22"/>
              </w:rPr>
            </w:pPr>
          </w:p>
          <w:p w14:paraId="6CE064A4" w14:textId="5C7B527D" w:rsidR="005E55A8" w:rsidRDefault="005E55A8">
            <w:pPr>
              <w:rPr>
                <w:rFonts w:ascii="微软雅黑 Light" w:eastAsia="微软雅黑 Light" w:hAnsi="微软雅黑 Light" w:hint="eastAsia"/>
                <w:color w:val="AEAAAA"/>
                <w:sz w:val="22"/>
                <w:szCs w:val="22"/>
              </w:rPr>
            </w:pPr>
          </w:p>
          <w:p w14:paraId="7781D6EB" w14:textId="77777777" w:rsidR="005E55A8" w:rsidRDefault="005E55A8">
            <w:pPr>
              <w:rPr>
                <w:rFonts w:ascii="微软雅黑 Light" w:eastAsia="微软雅黑 Light" w:hAnsi="微软雅黑 Light" w:hint="eastAsia"/>
                <w:color w:val="AEAAAA"/>
                <w:sz w:val="22"/>
                <w:szCs w:val="22"/>
              </w:rPr>
            </w:pPr>
          </w:p>
        </w:tc>
      </w:tr>
      <w:tr w:rsidR="005E55A8" w14:paraId="0920388A" w14:textId="77777777">
        <w:trPr>
          <w:trHeight w:val="505"/>
          <w:jc w:val="center"/>
        </w:trPr>
        <w:tc>
          <w:tcPr>
            <w:tcW w:w="5000" w:type="pct"/>
            <w:gridSpan w:val="3"/>
            <w:tcBorders>
              <w:top w:val="single" w:sz="18" w:space="0" w:color="auto"/>
              <w:left w:val="single" w:sz="18" w:space="0" w:color="auto"/>
              <w:bottom w:val="single" w:sz="18" w:space="0" w:color="auto"/>
              <w:right w:val="single" w:sz="18" w:space="0" w:color="auto"/>
            </w:tcBorders>
            <w:shd w:val="clear" w:color="auto" w:fill="D0CECE"/>
            <w:vAlign w:val="center"/>
          </w:tcPr>
          <w:p w14:paraId="7D4CDF52" w14:textId="77777777" w:rsidR="005E55A8" w:rsidRDefault="00000000">
            <w:pPr>
              <w:spacing w:line="0" w:lineRule="atLeast"/>
              <w:ind w:firstLineChars="200" w:firstLine="560"/>
              <w:jc w:val="center"/>
              <w:rPr>
                <w:rFonts w:ascii="微软雅黑 Light" w:eastAsia="微软雅黑 Light" w:hAnsi="微软雅黑 Light" w:hint="eastAsia"/>
                <w:b/>
                <w:sz w:val="28"/>
                <w:szCs w:val="22"/>
              </w:rPr>
            </w:pPr>
            <w:bookmarkStart w:id="30" w:name="_Hlk162866830"/>
            <w:r>
              <w:rPr>
                <w:rFonts w:ascii="微软雅黑 Light" w:eastAsia="微软雅黑 Light" w:hAnsi="微软雅黑 Light" w:hint="eastAsia"/>
                <w:b/>
                <w:sz w:val="28"/>
                <w:szCs w:val="22"/>
              </w:rPr>
              <w:lastRenderedPageBreak/>
              <w:t>技术方案</w:t>
            </w:r>
          </w:p>
        </w:tc>
      </w:tr>
      <w:bookmarkEnd w:id="30"/>
      <w:tr w:rsidR="005E55A8" w14:paraId="277959E5" w14:textId="77777777">
        <w:trPr>
          <w:trHeight w:val="505"/>
          <w:jc w:val="center"/>
        </w:trPr>
        <w:tc>
          <w:tcPr>
            <w:tcW w:w="5000" w:type="pct"/>
            <w:gridSpan w:val="3"/>
            <w:tcBorders>
              <w:top w:val="single" w:sz="18" w:space="0" w:color="auto"/>
              <w:left w:val="single" w:sz="18" w:space="0" w:color="auto"/>
              <w:bottom w:val="single" w:sz="12" w:space="0" w:color="auto"/>
              <w:right w:val="single" w:sz="18" w:space="0" w:color="auto"/>
            </w:tcBorders>
            <w:vAlign w:val="center"/>
          </w:tcPr>
          <w:p w14:paraId="3425C167" w14:textId="77777777" w:rsidR="005E55A8" w:rsidRDefault="00000000">
            <w:pPr>
              <w:pStyle w:val="af2"/>
              <w:numPr>
                <w:ilvl w:val="0"/>
                <w:numId w:val="2"/>
              </w:numPr>
              <w:spacing w:line="0" w:lineRule="atLeast"/>
              <w:ind w:firstLineChars="0"/>
              <w:rPr>
                <w:rFonts w:ascii="微软雅黑 Light" w:eastAsia="微软雅黑 Light" w:hAnsi="微软雅黑 Light" w:cs="Arial" w:hint="eastAsia"/>
                <w:b/>
                <w:sz w:val="22"/>
                <w:szCs w:val="22"/>
                <w:lang w:eastAsia="zh-TW"/>
              </w:rPr>
            </w:pPr>
            <w:r>
              <w:rPr>
                <w:rFonts w:ascii="微软雅黑 Light" w:eastAsia="微软雅黑 Light" w:hAnsi="微软雅黑 Light" w:cs="Arial"/>
                <w:b/>
                <w:sz w:val="24"/>
              </w:rPr>
              <w:t>提炼创新点</w:t>
            </w:r>
          </w:p>
        </w:tc>
      </w:tr>
      <w:tr w:rsidR="005E55A8" w14:paraId="29175EFA" w14:textId="77777777">
        <w:trPr>
          <w:trHeight w:val="8668"/>
          <w:jc w:val="center"/>
        </w:trPr>
        <w:tc>
          <w:tcPr>
            <w:tcW w:w="1569" w:type="pct"/>
            <w:tcBorders>
              <w:top w:val="single" w:sz="12" w:space="0" w:color="auto"/>
              <w:left w:val="single" w:sz="18" w:space="0" w:color="auto"/>
              <w:bottom w:val="single" w:sz="8" w:space="0" w:color="auto"/>
              <w:right w:val="single" w:sz="8" w:space="0" w:color="auto"/>
            </w:tcBorders>
          </w:tcPr>
          <w:p w14:paraId="757A78FC" w14:textId="77777777" w:rsidR="005E55A8" w:rsidRDefault="00000000">
            <w:pPr>
              <w:spacing w:line="0" w:lineRule="atLeast"/>
              <w:rPr>
                <w:rFonts w:ascii="微软雅黑 Light" w:eastAsia="微软雅黑 Light" w:hAnsi="微软雅黑 Light" w:hint="eastAsia"/>
                <w:color w:val="000000"/>
                <w:sz w:val="22"/>
                <w:szCs w:val="22"/>
              </w:rPr>
            </w:pPr>
            <w:r>
              <w:rPr>
                <w:rFonts w:ascii="微软雅黑 Light" w:eastAsia="微软雅黑 Light" w:hAnsi="微软雅黑 Light" w:hint="eastAsia"/>
                <w:color w:val="000000"/>
                <w:sz w:val="22"/>
                <w:szCs w:val="22"/>
              </w:rPr>
              <w:lastRenderedPageBreak/>
              <w:t>本方案创新点及技术效果</w:t>
            </w:r>
            <w:r>
              <w:rPr>
                <w:rFonts w:ascii="微软雅黑 Light" w:eastAsia="微软雅黑 Light" w:hAnsi="微软雅黑 Light" w:hint="eastAsia"/>
                <w:b/>
                <w:color w:val="000000"/>
                <w:sz w:val="22"/>
                <w:szCs w:val="22"/>
              </w:rPr>
              <w:t>概述</w:t>
            </w:r>
            <w:r>
              <w:rPr>
                <w:rFonts w:ascii="微软雅黑 Light" w:eastAsia="微软雅黑 Light" w:hAnsi="微软雅黑 Light" w:hint="eastAsia"/>
                <w:color w:val="000000"/>
                <w:sz w:val="22"/>
                <w:szCs w:val="22"/>
              </w:rPr>
              <w:t>（</w:t>
            </w:r>
            <w:r>
              <w:rPr>
                <w:rFonts w:ascii="微软雅黑 Light" w:eastAsia="微软雅黑 Light" w:hAnsi="微软雅黑 Light"/>
                <w:color w:val="000000"/>
                <w:sz w:val="22"/>
                <w:szCs w:val="22"/>
              </w:rPr>
              <w:t>500</w:t>
            </w:r>
            <w:r>
              <w:rPr>
                <w:rFonts w:ascii="微软雅黑 Light" w:eastAsia="微软雅黑 Light" w:hAnsi="微软雅黑 Light" w:hint="eastAsia"/>
                <w:color w:val="000000"/>
                <w:sz w:val="22"/>
                <w:szCs w:val="22"/>
              </w:rPr>
              <w:t>字以内）</w:t>
            </w:r>
          </w:p>
        </w:tc>
        <w:tc>
          <w:tcPr>
            <w:tcW w:w="3431" w:type="pct"/>
            <w:gridSpan w:val="2"/>
            <w:tcBorders>
              <w:top w:val="single" w:sz="12" w:space="0" w:color="auto"/>
              <w:left w:val="single" w:sz="8" w:space="0" w:color="auto"/>
              <w:bottom w:val="single" w:sz="8" w:space="0" w:color="auto"/>
              <w:right w:val="single" w:sz="18" w:space="0" w:color="auto"/>
            </w:tcBorders>
          </w:tcPr>
          <w:p w14:paraId="768050BB"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本发明涉及增强现实（AR）定位技术、</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应用、空间智能系统领域，具体涉及一种在移动端浏览器</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环境中，</w:t>
            </w:r>
            <w:r w:rsidRPr="002B3B92">
              <w:rPr>
                <w:rFonts w:ascii="微软雅黑 Light" w:eastAsia="微软雅黑 Light" w:hAnsi="微软雅黑 Light" w:hint="eastAsia"/>
                <w:b/>
                <w:color w:val="0070C0"/>
                <w:sz w:val="22"/>
                <w:szCs w:val="22"/>
              </w:rPr>
              <w:t>通过GPS、VPS（视觉定位服务）、IMU（惯性测量单元）等多源信号融合实现高精度定位，结合离线轨迹录制回放降低开发测试成本，并通过空间智能代理实现基于用户意图的</w:t>
            </w:r>
            <w:proofErr w:type="gramStart"/>
            <w:r w:rsidRPr="002B3B92">
              <w:rPr>
                <w:rFonts w:ascii="微软雅黑 Light" w:eastAsia="微软雅黑 Light" w:hAnsi="微软雅黑 Light" w:hint="eastAsia"/>
                <w:b/>
                <w:color w:val="0070C0"/>
                <w:sz w:val="22"/>
                <w:szCs w:val="22"/>
              </w:rPr>
              <w:t>语义锚点动态</w:t>
            </w:r>
            <w:proofErr w:type="gramEnd"/>
            <w:r w:rsidRPr="002B3B92">
              <w:rPr>
                <w:rFonts w:ascii="微软雅黑 Light" w:eastAsia="微软雅黑 Light" w:hAnsi="微软雅黑 Light" w:hint="eastAsia"/>
                <w:b/>
                <w:color w:val="0070C0"/>
                <w:sz w:val="22"/>
                <w:szCs w:val="22"/>
              </w:rPr>
              <w:t>生成的技术方案</w:t>
            </w:r>
            <w:r>
              <w:rPr>
                <w:rFonts w:ascii="微软雅黑 Light" w:eastAsia="微软雅黑 Light" w:hAnsi="微软雅黑 Light" w:hint="eastAsia"/>
                <w:b/>
                <w:sz w:val="22"/>
                <w:szCs w:val="22"/>
              </w:rPr>
              <w:t>。适用于房地产AR看房、AR导航、AR旅游等需要虚实空间精确对齐和智能内容生成的移动端</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应用场景。</w:t>
            </w:r>
          </w:p>
          <w:p w14:paraId="33A6196F" w14:textId="77777777" w:rsidR="005E55A8" w:rsidRDefault="005E55A8">
            <w:pPr>
              <w:rPr>
                <w:rFonts w:ascii="微软雅黑 Light" w:eastAsia="微软雅黑 Light" w:hAnsi="微软雅黑 Light" w:hint="eastAsia"/>
                <w:b/>
                <w:sz w:val="22"/>
                <w:szCs w:val="22"/>
              </w:rPr>
            </w:pPr>
          </w:p>
          <w:p w14:paraId="062A88C6" w14:textId="77777777" w:rsidR="005E55A8" w:rsidRDefault="00000000">
            <w:pPr>
              <w:rPr>
                <w:rFonts w:ascii="微软雅黑 Light" w:eastAsia="微软雅黑 Light" w:hAnsi="微软雅黑 Light" w:hint="eastAsia"/>
                <w:b/>
                <w:sz w:val="22"/>
                <w:szCs w:val="22"/>
              </w:rPr>
            </w:pPr>
            <w:r w:rsidRPr="00F32153">
              <w:rPr>
                <w:rFonts w:ascii="微软雅黑 Light" w:eastAsia="微软雅黑 Light" w:hAnsi="微软雅黑 Light" w:hint="eastAsia"/>
                <w:b/>
                <w:sz w:val="22"/>
                <w:szCs w:val="22"/>
                <w:highlight w:val="yellow"/>
              </w:rPr>
              <w:t>本发明技术要点总结：</w:t>
            </w:r>
          </w:p>
          <w:p w14:paraId="28CDD86A"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1. 创新点边界明确</w:t>
            </w:r>
          </w:p>
          <w:p w14:paraId="7BF43518"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：GPS+VPS多源融合 + 坐标系转换纠偏 + 时效性融合决策（可扩展为EKF融合）；</w:t>
            </w:r>
          </w:p>
          <w:p w14:paraId="62A5CAB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子系统二：离线轨迹录制 + 回放系统；</w:t>
            </w:r>
          </w:p>
          <w:p w14:paraId="0D5E7EA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子系统三：空间智能代理 + 多模态意图识别 + 语义化POI查询 + 情境化场景生成 + </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虚实融合。</w:t>
            </w:r>
          </w:p>
          <w:p w14:paraId="7D2DEB5D"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2. 依赖关系清晰</w:t>
            </w:r>
          </w:p>
          <w:p w14:paraId="65AB440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子系统二、三均强依赖子系统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：通过融合更新事件获取定位，通过Web Mercator坐标系</w:t>
            </w:r>
            <w:proofErr w:type="gramStart"/>
            <w:r>
              <w:rPr>
                <w:rFonts w:ascii="微软雅黑 Light" w:eastAsia="微软雅黑 Light" w:hAnsi="微软雅黑 Light" w:hint="eastAsia"/>
                <w:b/>
                <w:sz w:val="22"/>
                <w:szCs w:val="22"/>
              </w:rPr>
              <w:t>进行锚点转换</w:t>
            </w:r>
            <w:proofErr w:type="gramEnd"/>
            <w:r>
              <w:rPr>
                <w:rFonts w:ascii="微软雅黑 Light" w:eastAsia="微软雅黑 Light" w:hAnsi="微软雅黑 Light" w:hint="eastAsia"/>
                <w:b/>
                <w:sz w:val="22"/>
                <w:szCs w:val="22"/>
              </w:rPr>
              <w:t>；</w:t>
            </w:r>
          </w:p>
          <w:p w14:paraId="765E6489"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子系统二通过GPS信号注入接口与子系统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解耦，回放模式下子系统三无需修改即可工作。</w:t>
            </w:r>
          </w:p>
          <w:p w14:paraId="074ED7D7" w14:textId="77777777" w:rsidR="0092509F" w:rsidRDefault="0092509F">
            <w:pPr>
              <w:rPr>
                <w:ins w:id="31" w:author="kyx" w:date="2026-08-04T18:01:00Z" w16du:dateUtc="2026-08-04T10:01:00Z"/>
                <w:rFonts w:ascii="微软雅黑 Light" w:eastAsia="微软雅黑 Light" w:hAnsi="微软雅黑 Light" w:hint="eastAsia"/>
                <w:b/>
                <w:sz w:val="22"/>
                <w:szCs w:val="22"/>
              </w:rPr>
            </w:pPr>
            <w:ins w:id="32" w:author="kyx" w:date="2026-08-04T18:01:00Z" w16du:dateUtc="2026-08-04T10:01:00Z">
              <w:r>
                <w:rPr>
                  <w:rFonts w:ascii="微软雅黑 Light" w:eastAsia="微软雅黑 Light" w:hAnsi="微软雅黑 Light" w:hint="eastAsia"/>
                  <w:b/>
                  <w:sz w:val="22"/>
                  <w:szCs w:val="22"/>
                </w:rPr>
                <w:t>Q1</w:t>
              </w:r>
            </w:ins>
            <w:ins w:id="33" w:author="kyx" w:date="2026-07-31T09:50:00Z" w16du:dateUtc="2026-07-31T01:50:00Z">
              <w:r w:rsidR="00FF647E">
                <w:rPr>
                  <w:rFonts w:ascii="微软雅黑 Light" w:eastAsia="微软雅黑 Light" w:hAnsi="微软雅黑 Light" w:hint="eastAsia"/>
                  <w:b/>
                  <w:sz w:val="22"/>
                  <w:szCs w:val="22"/>
                </w:rPr>
                <w:t>：子系统一是</w:t>
              </w:r>
            </w:ins>
            <w:ins w:id="34" w:author="kyx" w:date="2026-07-31T09:51:00Z" w16du:dateUtc="2026-07-31T01:51:00Z">
              <w:r w:rsidR="00FF647E">
                <w:rPr>
                  <w:rFonts w:ascii="微软雅黑 Light" w:eastAsia="微软雅黑 Light" w:hAnsi="微软雅黑 Light" w:hint="eastAsia"/>
                  <w:b/>
                  <w:sz w:val="22"/>
                  <w:szCs w:val="22"/>
                </w:rPr>
                <w:t>必需的，子系统二和子系统</w:t>
              </w:r>
              <w:proofErr w:type="gramStart"/>
              <w:r w:rsidR="00FF647E">
                <w:rPr>
                  <w:rFonts w:ascii="微软雅黑 Light" w:eastAsia="微软雅黑 Light" w:hAnsi="微软雅黑 Light" w:hint="eastAsia"/>
                  <w:b/>
                  <w:sz w:val="22"/>
                  <w:szCs w:val="22"/>
                </w:rPr>
                <w:t>三是否</w:t>
              </w:r>
              <w:proofErr w:type="gramEnd"/>
              <w:r w:rsidR="00FF647E">
                <w:rPr>
                  <w:rFonts w:ascii="微软雅黑 Light" w:eastAsia="微软雅黑 Light" w:hAnsi="微软雅黑 Light" w:hint="eastAsia"/>
                  <w:b/>
                  <w:sz w:val="22"/>
                  <w:szCs w:val="22"/>
                </w:rPr>
                <w:t>可以不用或者只用一个？</w:t>
              </w:r>
            </w:ins>
          </w:p>
          <w:p w14:paraId="1E43D65B" w14:textId="1492ABE9" w:rsidR="005E55A8" w:rsidRDefault="0092509F">
            <w:pPr>
              <w:rPr>
                <w:ins w:id="35" w:author="kyx" w:date="2026-08-04T18:01:00Z" w16du:dateUtc="2026-08-04T10:01:00Z"/>
                <w:rFonts w:ascii="微软雅黑 Light" w:eastAsia="微软雅黑 Light" w:hAnsi="微软雅黑 Light" w:hint="eastAsia"/>
                <w:b/>
                <w:sz w:val="22"/>
                <w:szCs w:val="22"/>
              </w:rPr>
            </w:pPr>
            <w:ins w:id="36" w:author="kyx" w:date="2026-08-04T18:01:00Z" w16du:dateUtc="2026-08-04T10:01:00Z">
              <w:r>
                <w:rPr>
                  <w:rFonts w:ascii="微软雅黑 Light" w:eastAsia="微软雅黑 Light" w:hAnsi="微软雅黑 Light" w:hint="eastAsia"/>
                  <w:b/>
                  <w:sz w:val="22"/>
                  <w:szCs w:val="22"/>
                </w:rPr>
                <w:lastRenderedPageBreak/>
                <w:t>Q2，子系统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和子系统三</w:t>
              </w:r>
            </w:ins>
            <w:ins w:id="37" w:author="kyx" w:date="2026-08-04T18:02:00Z" w16du:dateUtc="2026-08-04T10:02:00Z">
              <w:r>
                <w:rPr>
                  <w:rFonts w:ascii="微软雅黑 Light" w:eastAsia="微软雅黑 Light" w:hAnsi="微软雅黑 Light" w:hint="eastAsia"/>
                  <w:b/>
                  <w:sz w:val="22"/>
                  <w:szCs w:val="22"/>
                </w:rPr>
                <w:t>布设于移动端？比如</w:t>
              </w:r>
              <w:r w:rsidR="002103E8">
                <w:rPr>
                  <w:rFonts w:ascii="微软雅黑 Light" w:eastAsia="微软雅黑 Light" w:hAnsi="微软雅黑 Light" w:hint="eastAsia"/>
                  <w:b/>
                  <w:sz w:val="22"/>
                  <w:szCs w:val="22"/>
                </w:rPr>
                <w:t>常规</w:t>
              </w:r>
              <w:r>
                <w:rPr>
                  <w:rFonts w:ascii="微软雅黑 Light" w:eastAsia="微软雅黑 Light" w:hAnsi="微软雅黑 Light" w:hint="eastAsia"/>
                  <w:b/>
                  <w:sz w:val="22"/>
                  <w:szCs w:val="22"/>
                </w:rPr>
                <w:t>用户</w:t>
              </w:r>
              <w:r w:rsidR="002103E8">
                <w:rPr>
                  <w:rFonts w:ascii="微软雅黑 Light" w:eastAsia="微软雅黑 Light" w:hAnsi="微软雅黑 Light" w:hint="eastAsia"/>
                  <w:b/>
                  <w:sz w:val="22"/>
                  <w:szCs w:val="22"/>
                </w:rPr>
                <w:t>的</w:t>
              </w:r>
              <w:r>
                <w:rPr>
                  <w:rFonts w:ascii="微软雅黑 Light" w:eastAsia="微软雅黑 Light" w:hAnsi="微软雅黑 Light" w:hint="eastAsia"/>
                  <w:b/>
                  <w:sz w:val="22"/>
                  <w:szCs w:val="22"/>
                </w:rPr>
                <w:t>手机上？子系统</w:t>
              </w:r>
              <w:proofErr w:type="gramStart"/>
              <w:r>
                <w:rPr>
                  <w:rFonts w:ascii="微软雅黑 Light" w:eastAsia="微软雅黑 Light" w:hAnsi="微软雅黑 Light" w:hint="eastAsia"/>
                  <w:b/>
                  <w:sz w:val="22"/>
                  <w:szCs w:val="22"/>
                </w:rPr>
                <w:t>二</w:t>
              </w:r>
              <w:r w:rsidR="002103E8">
                <w:rPr>
                  <w:rFonts w:ascii="微软雅黑 Light" w:eastAsia="微软雅黑 Light" w:hAnsi="微软雅黑 Light" w:hint="eastAsia"/>
                  <w:b/>
                  <w:sz w:val="22"/>
                  <w:szCs w:val="22"/>
                </w:rPr>
                <w:t>是否</w:t>
              </w:r>
              <w:proofErr w:type="gramEnd"/>
              <w:r w:rsidR="002103E8">
                <w:rPr>
                  <w:rFonts w:ascii="微软雅黑 Light" w:eastAsia="微软雅黑 Light" w:hAnsi="微软雅黑 Light" w:hint="eastAsia"/>
                  <w:b/>
                  <w:sz w:val="22"/>
                  <w:szCs w:val="22"/>
                </w:rPr>
                <w:t>需要单独布设在研发人员的客户端？还是也会集成在常规用户的移动端？</w:t>
              </w:r>
            </w:ins>
            <w:ins w:id="38" w:author="kyx" w:date="2026-08-02T11:19:00Z" w16du:dateUtc="2026-08-02T03:19:00Z">
              <w:r w:rsidR="004A2D7F">
                <w:rPr>
                  <w:rFonts w:ascii="微软雅黑 Light" w:eastAsia="微软雅黑 Light" w:hAnsi="微软雅黑 Light" w:hint="eastAsia"/>
                  <w:b/>
                  <w:sz w:val="22"/>
                  <w:szCs w:val="22"/>
                </w:rPr>
                <w:t xml:space="preserve"> </w:t>
              </w:r>
            </w:ins>
          </w:p>
          <w:p w14:paraId="7989121C" w14:textId="77777777" w:rsidR="0092509F" w:rsidRDefault="0092509F">
            <w:pPr>
              <w:rPr>
                <w:rFonts w:ascii="微软雅黑 Light" w:eastAsia="微软雅黑 Light" w:hAnsi="微软雅黑 Light" w:hint="eastAsia"/>
                <w:b/>
                <w:sz w:val="22"/>
                <w:szCs w:val="22"/>
              </w:rPr>
            </w:pPr>
          </w:p>
          <w:p w14:paraId="2B831AD4" w14:textId="77777777" w:rsidR="005E55A8" w:rsidRDefault="00000000">
            <w:pPr>
              <w:rPr>
                <w:rFonts w:ascii="微软雅黑 Light" w:eastAsia="微软雅黑 Light" w:hAnsi="微软雅黑 Light" w:hint="eastAsia"/>
                <w:b/>
                <w:sz w:val="22"/>
                <w:szCs w:val="22"/>
              </w:rPr>
            </w:pPr>
            <w:r w:rsidRPr="00F32153">
              <w:rPr>
                <w:rFonts w:ascii="微软雅黑 Light" w:eastAsia="微软雅黑 Light" w:hAnsi="微软雅黑 Light" w:hint="eastAsia"/>
                <w:b/>
                <w:sz w:val="22"/>
                <w:szCs w:val="22"/>
                <w:highlight w:val="yellow"/>
              </w:rPr>
              <w:t>相比现有技术，本发明具有以下有益效果：</w:t>
            </w:r>
          </w:p>
          <w:p w14:paraId="5FA91294"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1. 定位精度与可用性的双重提升</w:t>
            </w:r>
          </w:p>
          <w:p w14:paraId="743A904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GPS+VPS融合将定位精度从5-10米提升至1-2米，满足AR应用虚实对齐需求；</w:t>
            </w:r>
          </w:p>
          <w:p w14:paraId="05BCFB5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时效性融合决策实现精度与可用性的动态平衡：VPS可用时使用高精度定位，VPS失效时自动降级至GPS兜底，避免定位中断；</w:t>
            </w:r>
          </w:p>
          <w:p w14:paraId="3E01DC8B"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EKF融合将输出频率从1Hz提升至50Hz，提供更平滑的定位轨迹。</w:t>
            </w:r>
          </w:p>
          <w:p w14:paraId="687687FA"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2. 坐标系一致性保障虚实对齐精度</w:t>
            </w:r>
          </w:p>
          <w:p w14:paraId="264B669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两阶段坐标转换链路（ECEF→WGS84→GCJ02纠偏）解决中国地区坐标系偏移问题，消除20-500米系统性偏差；</w:t>
            </w:r>
          </w:p>
          <w:p w14:paraId="35ABE13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统一的Web Mercator坐标系为多</w:t>
            </w:r>
            <w:proofErr w:type="gramStart"/>
            <w:r>
              <w:rPr>
                <w:rFonts w:ascii="微软雅黑 Light" w:eastAsia="微软雅黑 Light" w:hAnsi="微软雅黑 Light" w:hint="eastAsia"/>
                <w:b/>
                <w:sz w:val="22"/>
                <w:szCs w:val="22"/>
              </w:rPr>
              <w:t>源数据</w:t>
            </w:r>
            <w:proofErr w:type="gramEnd"/>
            <w:r>
              <w:rPr>
                <w:rFonts w:ascii="微软雅黑 Light" w:eastAsia="微软雅黑 Light" w:hAnsi="微软雅黑 Light" w:hint="eastAsia"/>
                <w:b/>
                <w:sz w:val="22"/>
                <w:szCs w:val="22"/>
              </w:rPr>
              <w:t>融合和Three.js世界坐标转换提供基准。</w:t>
            </w:r>
          </w:p>
          <w:p w14:paraId="1DEAAD9B"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3. 离线仿真降低开发测试成本</w:t>
            </w:r>
          </w:p>
          <w:p w14:paraId="4F12CB8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真实现场录制一次轨迹数据，可在实验室环境无限次回放，避免反复现场测试；</w:t>
            </w:r>
          </w:p>
          <w:p w14:paraId="1F15F68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区间选择和循环播放功能聚焦特定问题场景，提升调试效率；</w:t>
            </w:r>
          </w:p>
          <w:p w14:paraId="28A014C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GPS信号注入机制实现测试系统与定位系统的解耦，回放模式下整套AR系统透明工作。</w:t>
            </w:r>
          </w:p>
          <w:p w14:paraId="204AE24D"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lastRenderedPageBreak/>
              <w:t>4. 智能化AR体验提升用户满意度</w:t>
            </w:r>
          </w:p>
          <w:p w14:paraId="73D8780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多模态意图识别（语音0.4 + 交互0.3 + 轨迹0.2 + 上下文0.1）相比传统单一关键词匹配，提高意图判断准确性；</w:t>
            </w:r>
          </w:p>
          <w:p w14:paraId="5282103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根据意图自动筛选和显示相关POI，操作次数降低80%（传统方案需手动切换类别，每次3-5次操作；本方案用户说一次即可）；</w:t>
            </w:r>
          </w:p>
          <w:p w14:paraId="62B40BA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自动生成情境化虚拟场景（学区围栏、动态放学场景），提供仿佛人工中介陪伴讲解的智能体验；</w:t>
            </w:r>
          </w:p>
          <w:p w14:paraId="3030F0E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光影融合实现虚拟物体与真实环境光照、阴影、深度遮挡一致，提升沉浸感。</w:t>
            </w:r>
          </w:p>
          <w:p w14:paraId="609757FD" w14:textId="44B749FE" w:rsidR="005E55A8" w:rsidRDefault="00FF647E">
            <w:pPr>
              <w:rPr>
                <w:rFonts w:ascii="微软雅黑 Light" w:eastAsia="微软雅黑 Light" w:hAnsi="微软雅黑 Light" w:hint="eastAsia"/>
                <w:b/>
                <w:sz w:val="22"/>
                <w:szCs w:val="22"/>
              </w:rPr>
            </w:pPr>
            <w:ins w:id="39" w:author="kyx" w:date="2026-07-31T10:00:00Z" w16du:dateUtc="2026-07-31T02:00:00Z">
              <w:r>
                <w:rPr>
                  <w:rFonts w:ascii="微软雅黑 Light" w:eastAsia="微软雅黑 Light" w:hAnsi="微软雅黑 Light" w:hint="eastAsia"/>
                  <w:b/>
                  <w:sz w:val="22"/>
                  <w:szCs w:val="22"/>
                </w:rPr>
                <w:t>疑问：以上效果</w:t>
              </w:r>
            </w:ins>
            <w:ins w:id="40" w:author="kyx" w:date="2026-07-31T10:01:00Z" w16du:dateUtc="2026-07-31T02:01:00Z">
              <w:r>
                <w:rPr>
                  <w:rFonts w:ascii="微软雅黑 Light" w:eastAsia="微软雅黑 Light" w:hAnsi="微软雅黑 Light" w:hint="eastAsia"/>
                  <w:b/>
                  <w:sz w:val="22"/>
                  <w:szCs w:val="22"/>
                </w:rPr>
                <w:t>与现有技术相比，</w:t>
              </w:r>
            </w:ins>
            <w:ins w:id="41" w:author="kyx" w:date="2026-07-31T10:00:00Z" w16du:dateUtc="2026-07-31T02:00:00Z">
              <w:r>
                <w:rPr>
                  <w:rFonts w:ascii="微软雅黑 Light" w:eastAsia="微软雅黑 Light" w:hAnsi="微软雅黑 Light" w:hint="eastAsia"/>
                  <w:b/>
                  <w:sz w:val="22"/>
                  <w:szCs w:val="22"/>
                </w:rPr>
                <w:t>哪个最为核心</w:t>
              </w:r>
            </w:ins>
            <w:ins w:id="42" w:author="kyx" w:date="2026-08-02T12:15:00Z" w16du:dateUtc="2026-08-02T04:15:00Z">
              <w:r w:rsidR="00C7279C">
                <w:rPr>
                  <w:rFonts w:ascii="微软雅黑 Light" w:eastAsia="微软雅黑 Light" w:hAnsi="微软雅黑 Light" w:hint="eastAsia"/>
                  <w:b/>
                  <w:sz w:val="22"/>
                  <w:szCs w:val="22"/>
                </w:rPr>
                <w:t>或</w:t>
              </w:r>
              <w:proofErr w:type="gramStart"/>
              <w:r w:rsidR="00C7279C">
                <w:rPr>
                  <w:rFonts w:ascii="微软雅黑 Light" w:eastAsia="微软雅黑 Light" w:hAnsi="微软雅黑 Light" w:hint="eastAsia"/>
                  <w:b/>
                  <w:sz w:val="22"/>
                  <w:szCs w:val="22"/>
                </w:rPr>
                <w:t>最</w:t>
              </w:r>
              <w:proofErr w:type="gramEnd"/>
              <w:r w:rsidR="00C7279C">
                <w:rPr>
                  <w:rFonts w:ascii="微软雅黑 Light" w:eastAsia="微软雅黑 Light" w:hAnsi="微软雅黑 Light" w:hint="eastAsia"/>
                  <w:b/>
                  <w:sz w:val="22"/>
                  <w:szCs w:val="22"/>
                </w:rPr>
                <w:t>基础，是高</w:t>
              </w:r>
            </w:ins>
            <w:ins w:id="43" w:author="kyx" w:date="2026-08-02T12:16:00Z" w16du:dateUtc="2026-08-02T04:16:00Z">
              <w:r w:rsidR="00C7279C">
                <w:rPr>
                  <w:rFonts w:ascii="微软雅黑 Light" w:eastAsia="微软雅黑 Light" w:hAnsi="微软雅黑 Light" w:hint="eastAsia"/>
                  <w:b/>
                  <w:sz w:val="22"/>
                  <w:szCs w:val="22"/>
                </w:rPr>
                <w:t>精度</w:t>
              </w:r>
            </w:ins>
            <w:ins w:id="44" w:author="kyx" w:date="2026-08-02T12:15:00Z" w16du:dateUtc="2026-08-02T04:15:00Z">
              <w:r w:rsidR="00C7279C">
                <w:rPr>
                  <w:rFonts w:ascii="微软雅黑 Light" w:eastAsia="微软雅黑 Light" w:hAnsi="微软雅黑 Light" w:hint="eastAsia"/>
                  <w:b/>
                  <w:sz w:val="22"/>
                  <w:szCs w:val="22"/>
                </w:rPr>
                <w:t>定位</w:t>
              </w:r>
            </w:ins>
            <w:ins w:id="45" w:author="kyx" w:date="2026-08-02T16:29:00Z" w16du:dateUtc="2026-08-02T08:29:00Z">
              <w:r w:rsidR="00903C36">
                <w:rPr>
                  <w:rFonts w:ascii="微软雅黑 Light" w:eastAsia="微软雅黑 Light" w:hAnsi="微软雅黑 Light" w:hint="eastAsia"/>
                  <w:b/>
                  <w:sz w:val="22"/>
                  <w:szCs w:val="22"/>
                </w:rPr>
                <w:t>么，其它效果都是</w:t>
              </w:r>
            </w:ins>
            <w:ins w:id="46" w:author="kyx" w:date="2026-08-02T12:16:00Z" w16du:dateUtc="2026-08-02T04:16:00Z">
              <w:r w:rsidR="00C7279C">
                <w:rPr>
                  <w:rFonts w:ascii="微软雅黑 Light" w:eastAsia="微软雅黑 Light" w:hAnsi="微软雅黑 Light" w:hint="eastAsia"/>
                  <w:b/>
                  <w:sz w:val="22"/>
                  <w:szCs w:val="22"/>
                </w:rPr>
                <w:t>在高精度定位的基础上</w:t>
              </w:r>
            </w:ins>
            <w:ins w:id="47" w:author="kyx" w:date="2026-08-02T16:29:00Z" w16du:dateUtc="2026-08-02T08:29:00Z">
              <w:r w:rsidR="00903C36">
                <w:rPr>
                  <w:rFonts w:ascii="微软雅黑 Light" w:eastAsia="微软雅黑 Light" w:hAnsi="微软雅黑 Light" w:hint="eastAsia"/>
                  <w:b/>
                  <w:sz w:val="22"/>
                  <w:szCs w:val="22"/>
                </w:rPr>
                <w:t>实现的？</w:t>
              </w:r>
            </w:ins>
          </w:p>
        </w:tc>
      </w:tr>
      <w:tr w:rsidR="005E55A8" w14:paraId="1634EF4C" w14:textId="77777777">
        <w:trPr>
          <w:trHeight w:val="648"/>
          <w:jc w:val="center"/>
        </w:trPr>
        <w:tc>
          <w:tcPr>
            <w:tcW w:w="5000" w:type="pct"/>
            <w:gridSpan w:val="3"/>
            <w:tcBorders>
              <w:top w:val="single" w:sz="18" w:space="0" w:color="auto"/>
              <w:left w:val="single" w:sz="18" w:space="0" w:color="auto"/>
              <w:bottom w:val="single" w:sz="12" w:space="0" w:color="auto"/>
              <w:right w:val="single" w:sz="18" w:space="0" w:color="auto"/>
            </w:tcBorders>
            <w:vAlign w:val="center"/>
          </w:tcPr>
          <w:p w14:paraId="00A35D0A" w14:textId="77777777" w:rsidR="005E55A8" w:rsidRDefault="00000000">
            <w:pPr>
              <w:pStyle w:val="af2"/>
              <w:numPr>
                <w:ilvl w:val="0"/>
                <w:numId w:val="2"/>
              </w:numPr>
              <w:spacing w:line="0" w:lineRule="atLeast"/>
              <w:ind w:firstLineChars="0"/>
              <w:rPr>
                <w:rFonts w:ascii="微软雅黑 Light" w:eastAsia="微软雅黑 Light" w:hAnsi="微软雅黑 Light" w:cs="Arial" w:hint="eastAsia"/>
                <w:b/>
                <w:sz w:val="22"/>
                <w:szCs w:val="22"/>
                <w:lang w:eastAsia="zh-TW"/>
              </w:rPr>
            </w:pPr>
            <w:r>
              <w:rPr>
                <w:rFonts w:ascii="微软雅黑 Light" w:eastAsia="微软雅黑 Light" w:hAnsi="微软雅黑 Light" w:cs="Arial" w:hint="eastAsia"/>
                <w:b/>
                <w:sz w:val="24"/>
              </w:rPr>
              <w:lastRenderedPageBreak/>
              <w:t>描述完整的技术方案（过程）</w:t>
            </w:r>
          </w:p>
        </w:tc>
      </w:tr>
      <w:tr w:rsidR="005E55A8" w14:paraId="08A7260E" w14:textId="77777777">
        <w:trPr>
          <w:trHeight w:val="90"/>
          <w:jc w:val="center"/>
        </w:trPr>
        <w:tc>
          <w:tcPr>
            <w:tcW w:w="5000" w:type="pct"/>
            <w:gridSpan w:val="3"/>
            <w:tcBorders>
              <w:top w:val="single" w:sz="12" w:space="0" w:color="auto"/>
              <w:left w:val="single" w:sz="18" w:space="0" w:color="auto"/>
              <w:bottom w:val="nil"/>
              <w:right w:val="single" w:sz="18" w:space="0" w:color="auto"/>
            </w:tcBorders>
          </w:tcPr>
          <w:tbl>
            <w:tblPr>
              <w:tblW w:w="9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9"/>
            </w:tblGrid>
            <w:tr w:rsidR="005E55A8" w14:paraId="1C4B7FE4" w14:textId="77777777">
              <w:trPr>
                <w:trHeight w:val="90"/>
                <w:jc w:val="center"/>
              </w:trPr>
              <w:tc>
                <w:tcPr>
                  <w:tcW w:w="5000" w:type="pct"/>
                  <w:tcBorders>
                    <w:bottom w:val="single" w:sz="4" w:space="0" w:color="auto"/>
                  </w:tcBorders>
                  <w:shd w:val="clear" w:color="auto" w:fill="D8D8D8"/>
                </w:tcPr>
                <w:p w14:paraId="07CD05F7" w14:textId="77777777" w:rsidR="005E55A8" w:rsidRDefault="00000000">
                  <w:pPr>
                    <w:ind w:firstLineChars="200" w:firstLine="440"/>
                    <w:rPr>
                      <w:rFonts w:ascii="微软雅黑 Light" w:eastAsia="微软雅黑 Light" w:hAnsi="微软雅黑 Light" w:hint="eastAsia"/>
                      <w:b/>
                      <w:bCs/>
                      <w:color w:val="000000"/>
                      <w:sz w:val="22"/>
                      <w:szCs w:val="22"/>
                    </w:rPr>
                  </w:pPr>
                  <w:r>
                    <w:rPr>
                      <w:rFonts w:ascii="微软雅黑 Light" w:eastAsia="微软雅黑 Light" w:hAnsi="微软雅黑 Light" w:hint="eastAsia"/>
                      <w:b/>
                      <w:bCs/>
                      <w:noProof/>
                      <w:color w:val="000000"/>
                      <w:sz w:val="22"/>
                      <w:szCs w:val="22"/>
                    </w:rPr>
                    <w:drawing>
                      <wp:anchor distT="0" distB="0" distL="114300" distR="114300" simplePos="0" relativeHeight="251659264" behindDoc="0" locked="0" layoutInCell="1" allowOverlap="1" wp14:anchorId="64EEE13C" wp14:editId="3B43B934">
                        <wp:simplePos x="0" y="0"/>
                        <wp:positionH relativeFrom="column">
                          <wp:posOffset>-26670</wp:posOffset>
                        </wp:positionH>
                        <wp:positionV relativeFrom="paragraph">
                          <wp:posOffset>112395</wp:posOffset>
                        </wp:positionV>
                        <wp:extent cx="228600" cy="228600"/>
                        <wp:effectExtent l="0" t="0" r="0" b="0"/>
                        <wp:wrapNone/>
                        <wp:docPr id="1" name="图片 2"/>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7"/>
                                <a:stretch>
                                  <a:fillRect/>
                                </a:stretch>
                              </pic:blipFill>
                              <pic:spPr>
                                <a:xfrm>
                                  <a:off x="0" y="0"/>
                                  <a:ext cx="228600" cy="228600"/>
                                </a:xfrm>
                                <a:prstGeom prst="rect">
                                  <a:avLst/>
                                </a:prstGeom>
                                <a:noFill/>
                                <a:ln>
                                  <a:noFill/>
                                </a:ln>
                              </pic:spPr>
                            </pic:pic>
                          </a:graphicData>
                        </a:graphic>
                      </wp:anchor>
                    </w:drawing>
                  </w:r>
                  <w:r>
                    <w:rPr>
                      <w:rFonts w:ascii="微软雅黑 Light" w:eastAsia="微软雅黑 Light" w:hAnsi="微软雅黑 Light" w:hint="eastAsia"/>
                      <w:b/>
                      <w:bCs/>
                      <w:color w:val="000000"/>
                      <w:sz w:val="22"/>
                      <w:szCs w:val="22"/>
                    </w:rPr>
                    <w:t>建议：</w:t>
                  </w:r>
                </w:p>
                <w:p w14:paraId="5F6A7B0E" w14:textId="77777777" w:rsidR="005E55A8" w:rsidRDefault="00000000">
                  <w:pPr>
                    <w:ind w:firstLineChars="200" w:firstLine="440"/>
                    <w:rPr>
                      <w:rFonts w:ascii="微软雅黑 Light" w:eastAsia="微软雅黑 Light" w:hAnsi="微软雅黑 Light" w:hint="eastAsia"/>
                      <w:color w:val="000000"/>
                      <w:sz w:val="22"/>
                      <w:szCs w:val="22"/>
                    </w:rPr>
                  </w:pPr>
                  <w:r>
                    <w:rPr>
                      <w:rFonts w:ascii="微软雅黑 Light" w:eastAsia="微软雅黑 Light" w:hAnsi="微软雅黑 Light" w:hint="eastAsia"/>
                      <w:b/>
                      <w:bCs/>
                      <w:noProof/>
                      <w:color w:val="000000"/>
                      <w:sz w:val="22"/>
                      <w:szCs w:val="22"/>
                    </w:rPr>
                    <w:drawing>
                      <wp:anchor distT="0" distB="0" distL="114300" distR="114300" simplePos="0" relativeHeight="251663360" behindDoc="0" locked="0" layoutInCell="1" allowOverlap="1" wp14:anchorId="3024C3C7" wp14:editId="0D777280">
                        <wp:simplePos x="0" y="0"/>
                        <wp:positionH relativeFrom="column">
                          <wp:posOffset>-13970</wp:posOffset>
                        </wp:positionH>
                        <wp:positionV relativeFrom="paragraph">
                          <wp:posOffset>85725</wp:posOffset>
                        </wp:positionV>
                        <wp:extent cx="228600" cy="228600"/>
                        <wp:effectExtent l="0" t="0" r="0" b="0"/>
                        <wp:wrapNone/>
                        <wp:docPr id="5" name="图片 2"/>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228600" cy="228600"/>
                                </a:xfrm>
                                <a:prstGeom prst="rect">
                                  <a:avLst/>
                                </a:prstGeom>
                                <a:noFill/>
                                <a:ln>
                                  <a:noFill/>
                                </a:ln>
                              </pic:spPr>
                            </pic:pic>
                          </a:graphicData>
                        </a:graphic>
                      </wp:anchor>
                    </w:drawing>
                  </w:r>
                  <w:r>
                    <w:rPr>
                      <w:rFonts w:ascii="微软雅黑 Light" w:eastAsia="微软雅黑 Light" w:hAnsi="微软雅黑 Light" w:hint="eastAsia"/>
                      <w:color w:val="000000"/>
                      <w:sz w:val="22"/>
                      <w:szCs w:val="22"/>
                    </w:rPr>
                    <w:t>可以贴流程图、时序图、泳道图、界面截图、数据结构示意图等各种帮助说明方案的附图、贴wiki、或网上资料链接</w:t>
                  </w:r>
                </w:p>
                <w:p w14:paraId="12FFB1A0" w14:textId="77777777" w:rsidR="005E55A8" w:rsidRDefault="00000000">
                  <w:pPr>
                    <w:ind w:firstLineChars="200" w:firstLine="440"/>
                    <w:rPr>
                      <w:rFonts w:ascii="微软雅黑 Light" w:eastAsia="微软雅黑 Light" w:hAnsi="微软雅黑 Light" w:hint="eastAsia"/>
                      <w:color w:val="000000"/>
                      <w:sz w:val="22"/>
                      <w:szCs w:val="22"/>
                    </w:rPr>
                  </w:pPr>
                  <w:r>
                    <w:rPr>
                      <w:rFonts w:ascii="微软雅黑 Light" w:eastAsia="微软雅黑 Light" w:hAnsi="微软雅黑 Light" w:hint="eastAsia"/>
                      <w:b/>
                      <w:bCs/>
                      <w:noProof/>
                      <w:color w:val="000000"/>
                      <w:sz w:val="22"/>
                      <w:szCs w:val="22"/>
                    </w:rPr>
                    <w:drawing>
                      <wp:anchor distT="0" distB="0" distL="114300" distR="114300" simplePos="0" relativeHeight="251665408" behindDoc="0" locked="0" layoutInCell="1" allowOverlap="1" wp14:anchorId="3A705DBC" wp14:editId="03C8C8D9">
                        <wp:simplePos x="0" y="0"/>
                        <wp:positionH relativeFrom="column">
                          <wp:posOffset>-12065</wp:posOffset>
                        </wp:positionH>
                        <wp:positionV relativeFrom="paragraph">
                          <wp:posOffset>125095</wp:posOffset>
                        </wp:positionV>
                        <wp:extent cx="228600" cy="228600"/>
                        <wp:effectExtent l="0" t="0" r="0" b="0"/>
                        <wp:wrapNone/>
                        <wp:docPr id="7" name="图片 2"/>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228600" cy="228600"/>
                                </a:xfrm>
                                <a:prstGeom prst="rect">
                                  <a:avLst/>
                                </a:prstGeom>
                                <a:noFill/>
                                <a:ln>
                                  <a:noFill/>
                                </a:ln>
                              </pic:spPr>
                            </pic:pic>
                          </a:graphicData>
                        </a:graphic>
                      </wp:anchor>
                    </w:drawing>
                  </w:r>
                  <w:r>
                    <w:rPr>
                      <w:rFonts w:ascii="微软雅黑 Light" w:eastAsia="微软雅黑 Light" w:hAnsi="微软雅黑 Light" w:hint="eastAsia"/>
                      <w:color w:val="000000"/>
                      <w:sz w:val="22"/>
                      <w:szCs w:val="22"/>
                    </w:rPr>
                    <w:t>尽可能以向本领域技术小白（仅掌握基础知识、能够上网搜索常见技术术语定义）介绍的方式介绍本方案</w:t>
                  </w:r>
                </w:p>
                <w:p w14:paraId="764E07B6" w14:textId="77777777" w:rsidR="005E55A8" w:rsidRDefault="00000000">
                  <w:pPr>
                    <w:ind w:firstLineChars="200" w:firstLine="440"/>
                    <w:rPr>
                      <w:rFonts w:ascii="微软雅黑 Light" w:eastAsia="微软雅黑 Light" w:hAnsi="微软雅黑 Light" w:hint="eastAsia"/>
                      <w:color w:val="000000"/>
                      <w:sz w:val="22"/>
                      <w:szCs w:val="22"/>
                    </w:rPr>
                  </w:pPr>
                  <w:r>
                    <w:rPr>
                      <w:rFonts w:ascii="微软雅黑 Light" w:eastAsia="微软雅黑 Light" w:hAnsi="微软雅黑 Light" w:hint="eastAsia"/>
                      <w:color w:val="000000"/>
                      <w:sz w:val="22"/>
                      <w:szCs w:val="22"/>
                    </w:rPr>
                    <w:t>如果使用公司内部特有的名称、缩略语等，请提供解释</w:t>
                  </w:r>
                  <w:r>
                    <w:rPr>
                      <w:rFonts w:ascii="微软雅黑 Light" w:eastAsia="微软雅黑 Light" w:hAnsi="微软雅黑 Light" w:hint="eastAsia"/>
                      <w:b/>
                      <w:bCs/>
                      <w:noProof/>
                      <w:color w:val="000000"/>
                      <w:sz w:val="22"/>
                      <w:szCs w:val="22"/>
                    </w:rPr>
                    <w:drawing>
                      <wp:anchor distT="0" distB="0" distL="114300" distR="114300" simplePos="0" relativeHeight="251664384" behindDoc="0" locked="0" layoutInCell="1" allowOverlap="1" wp14:anchorId="48CDCE40" wp14:editId="1A6E478B">
                        <wp:simplePos x="0" y="0"/>
                        <wp:positionH relativeFrom="column">
                          <wp:posOffset>-12700</wp:posOffset>
                        </wp:positionH>
                        <wp:positionV relativeFrom="paragraph">
                          <wp:posOffset>48895</wp:posOffset>
                        </wp:positionV>
                        <wp:extent cx="228600" cy="228600"/>
                        <wp:effectExtent l="0" t="0" r="0" b="0"/>
                        <wp:wrapNone/>
                        <wp:docPr id="6" name="图片 2"/>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228600" cy="228600"/>
                                </a:xfrm>
                                <a:prstGeom prst="rect">
                                  <a:avLst/>
                                </a:prstGeom>
                                <a:noFill/>
                                <a:ln>
                                  <a:noFill/>
                                </a:ln>
                              </pic:spPr>
                            </pic:pic>
                          </a:graphicData>
                        </a:graphic>
                      </wp:anchor>
                    </w:drawing>
                  </w:r>
                </w:p>
                <w:p w14:paraId="2A8AC0FD" w14:textId="77777777" w:rsidR="005E55A8" w:rsidRDefault="00000000">
                  <w:pPr>
                    <w:ind w:firstLineChars="200" w:firstLine="440"/>
                    <w:rPr>
                      <w:rFonts w:ascii="微软雅黑 Light" w:eastAsia="微软雅黑 Light" w:hAnsi="微软雅黑 Light" w:hint="eastAsia"/>
                      <w:b/>
                      <w:bCs/>
                      <w:color w:val="000000"/>
                      <w:sz w:val="22"/>
                      <w:szCs w:val="22"/>
                    </w:rPr>
                  </w:pPr>
                  <w:r>
                    <w:rPr>
                      <w:rFonts w:ascii="微软雅黑 Light" w:eastAsia="微软雅黑 Light" w:hAnsi="微软雅黑 Light" w:hint="eastAsia"/>
                      <w:b/>
                      <w:bCs/>
                      <w:noProof/>
                      <w:color w:val="000000"/>
                      <w:sz w:val="22"/>
                      <w:szCs w:val="22"/>
                    </w:rPr>
                    <w:drawing>
                      <wp:anchor distT="0" distB="0" distL="114300" distR="114300" simplePos="0" relativeHeight="251660288" behindDoc="0" locked="0" layoutInCell="1" allowOverlap="1" wp14:anchorId="13BB4E41" wp14:editId="13B5D448">
                        <wp:simplePos x="0" y="0"/>
                        <wp:positionH relativeFrom="column">
                          <wp:posOffset>11430</wp:posOffset>
                        </wp:positionH>
                        <wp:positionV relativeFrom="paragraph">
                          <wp:posOffset>112395</wp:posOffset>
                        </wp:positionV>
                        <wp:extent cx="203200" cy="203200"/>
                        <wp:effectExtent l="0" t="0" r="0" b="0"/>
                        <wp:wrapNone/>
                        <wp:docPr id="2" name="图片 3"/>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9"/>
                                <a:stretch>
                                  <a:fillRect/>
                                </a:stretch>
                              </pic:blipFill>
                              <pic:spPr>
                                <a:xfrm>
                                  <a:off x="0" y="0"/>
                                  <a:ext cx="203200" cy="203200"/>
                                </a:xfrm>
                                <a:prstGeom prst="rect">
                                  <a:avLst/>
                                </a:prstGeom>
                                <a:noFill/>
                                <a:ln>
                                  <a:noFill/>
                                </a:ln>
                              </pic:spPr>
                            </pic:pic>
                          </a:graphicData>
                        </a:graphic>
                      </wp:anchor>
                    </w:drawing>
                  </w:r>
                  <w:r>
                    <w:rPr>
                      <w:rFonts w:ascii="微软雅黑 Light" w:eastAsia="微软雅黑 Light" w:hAnsi="微软雅黑 Light" w:hint="eastAsia"/>
                      <w:b/>
                      <w:bCs/>
                      <w:color w:val="000000"/>
                      <w:sz w:val="22"/>
                      <w:szCs w:val="22"/>
                    </w:rPr>
                    <w:t>不建议：</w:t>
                  </w:r>
                </w:p>
                <w:p w14:paraId="281A64BB" w14:textId="77777777" w:rsidR="005E55A8" w:rsidRDefault="00000000">
                  <w:pPr>
                    <w:ind w:firstLineChars="200" w:firstLine="440"/>
                    <w:rPr>
                      <w:rFonts w:ascii="微软雅黑 Light" w:eastAsia="微软雅黑 Light" w:hAnsi="微软雅黑 Light" w:hint="eastAsia"/>
                      <w:b/>
                      <w:color w:val="FF0000"/>
                      <w:sz w:val="22"/>
                      <w:szCs w:val="22"/>
                      <w:u w:val="single"/>
                    </w:rPr>
                  </w:pPr>
                  <w:r>
                    <w:rPr>
                      <w:rFonts w:ascii="微软雅黑 Light" w:eastAsia="微软雅黑 Light" w:hAnsi="微软雅黑 Light" w:hint="eastAsia"/>
                      <w:b/>
                      <w:bCs/>
                      <w:noProof/>
                      <w:color w:val="000000"/>
                      <w:sz w:val="22"/>
                      <w:szCs w:val="22"/>
                    </w:rPr>
                    <w:lastRenderedPageBreak/>
                    <w:drawing>
                      <wp:anchor distT="0" distB="0" distL="114300" distR="114300" simplePos="0" relativeHeight="251661312" behindDoc="0" locked="0" layoutInCell="1" allowOverlap="1" wp14:anchorId="419D7844" wp14:editId="511BA5B0">
                        <wp:simplePos x="0" y="0"/>
                        <wp:positionH relativeFrom="column">
                          <wp:posOffset>5080</wp:posOffset>
                        </wp:positionH>
                        <wp:positionV relativeFrom="paragraph">
                          <wp:posOffset>122555</wp:posOffset>
                        </wp:positionV>
                        <wp:extent cx="203200" cy="203200"/>
                        <wp:effectExtent l="0" t="0" r="0" b="0"/>
                        <wp:wrapNone/>
                        <wp:docPr id="3" name="图片 3"/>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03200" cy="203200"/>
                                </a:xfrm>
                                <a:prstGeom prst="rect">
                                  <a:avLst/>
                                </a:prstGeom>
                                <a:noFill/>
                                <a:ln>
                                  <a:noFill/>
                                </a:ln>
                              </pic:spPr>
                            </pic:pic>
                          </a:graphicData>
                        </a:graphic>
                      </wp:anchor>
                    </w:drawing>
                  </w:r>
                  <w:r>
                    <w:rPr>
                      <w:rFonts w:ascii="微软雅黑 Light" w:eastAsia="微软雅黑 Light" w:hAnsi="微软雅黑 Light" w:hint="eastAsia"/>
                      <w:b/>
                      <w:color w:val="FF0000"/>
                      <w:sz w:val="22"/>
                      <w:szCs w:val="22"/>
                      <w:u w:val="single"/>
                    </w:rPr>
                    <w:t>贴代码、用类名描述方法而不写该方法的输入输出和功能、非常见缩写不加解释</w:t>
                  </w:r>
                </w:p>
                <w:p w14:paraId="179723F7" w14:textId="77777777" w:rsidR="005E55A8" w:rsidRDefault="00000000">
                  <w:pPr>
                    <w:ind w:firstLineChars="200" w:firstLine="440"/>
                    <w:rPr>
                      <w:rFonts w:ascii="微软雅黑 Light" w:eastAsia="微软雅黑 Light" w:hAnsi="微软雅黑 Light" w:hint="eastAsia"/>
                      <w:b/>
                      <w:bCs/>
                      <w:color w:val="000000"/>
                      <w:sz w:val="22"/>
                      <w:szCs w:val="22"/>
                      <w:u w:val="single"/>
                    </w:rPr>
                  </w:pPr>
                  <w:r>
                    <w:rPr>
                      <w:rFonts w:ascii="微软雅黑 Light" w:eastAsia="微软雅黑 Light" w:hAnsi="微软雅黑 Light" w:hint="eastAsia"/>
                      <w:b/>
                      <w:bCs/>
                      <w:noProof/>
                      <w:color w:val="000000"/>
                      <w:sz w:val="22"/>
                      <w:szCs w:val="22"/>
                    </w:rPr>
                    <w:drawing>
                      <wp:anchor distT="0" distB="0" distL="114300" distR="114300" simplePos="0" relativeHeight="251662336" behindDoc="0" locked="0" layoutInCell="1" allowOverlap="1" wp14:anchorId="2CB03ABD" wp14:editId="7FCA2A6A">
                        <wp:simplePos x="0" y="0"/>
                        <wp:positionH relativeFrom="column">
                          <wp:posOffset>5080</wp:posOffset>
                        </wp:positionH>
                        <wp:positionV relativeFrom="paragraph">
                          <wp:posOffset>126365</wp:posOffset>
                        </wp:positionV>
                        <wp:extent cx="203200" cy="203200"/>
                        <wp:effectExtent l="0" t="0" r="0" b="0"/>
                        <wp:wrapNone/>
                        <wp:docPr id="4" name="图片 3"/>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203200" cy="203200"/>
                                </a:xfrm>
                                <a:prstGeom prst="rect">
                                  <a:avLst/>
                                </a:prstGeom>
                                <a:noFill/>
                                <a:ln>
                                  <a:noFill/>
                                </a:ln>
                              </pic:spPr>
                            </pic:pic>
                          </a:graphicData>
                        </a:graphic>
                      </wp:anchor>
                    </w:drawing>
                  </w:r>
                  <w:r>
                    <w:rPr>
                      <w:rFonts w:ascii="微软雅黑 Light" w:eastAsia="微软雅黑 Light" w:hAnsi="微软雅黑 Light" w:hint="eastAsia"/>
                      <w:b/>
                      <w:bCs/>
                      <w:color w:val="FF0000"/>
                      <w:sz w:val="22"/>
                      <w:szCs w:val="22"/>
                      <w:u w:val="single"/>
                    </w:rPr>
                    <w:t>只写“做出了什么结果”“实现了什么”，不写“怎么做的”</w:t>
                  </w:r>
                </w:p>
              </w:tc>
            </w:tr>
            <w:tr w:rsidR="005E55A8" w14:paraId="28DFD3AF" w14:textId="77777777">
              <w:trPr>
                <w:trHeight w:val="608"/>
                <w:jc w:val="center"/>
              </w:trPr>
              <w:tc>
                <w:tcPr>
                  <w:tcW w:w="5000" w:type="pct"/>
                  <w:tcBorders>
                    <w:top w:val="single" w:sz="4" w:space="0" w:color="auto"/>
                  </w:tcBorders>
                  <w:shd w:val="clear" w:color="auto" w:fill="D8D8D8"/>
                </w:tcPr>
                <w:p w14:paraId="17761A68" w14:textId="77777777" w:rsidR="005E55A8" w:rsidRDefault="00000000">
                  <w:pPr>
                    <w:rPr>
                      <w:rFonts w:ascii="微软雅黑 Light" w:eastAsia="微软雅黑 Light" w:hAnsi="微软雅黑 Light" w:hint="eastAsia"/>
                      <w:b/>
                      <w:bCs/>
                      <w:color w:val="000000"/>
                      <w:sz w:val="22"/>
                      <w:szCs w:val="22"/>
                      <w:u w:val="single"/>
                    </w:rPr>
                  </w:pPr>
                  <w:r>
                    <w:rPr>
                      <w:rFonts w:ascii="微软雅黑 Light" w:eastAsia="微软雅黑 Light" w:hAnsi="微软雅黑 Light" w:hint="eastAsia"/>
                      <w:b/>
                      <w:bCs/>
                      <w:color w:val="000000"/>
                      <w:sz w:val="22"/>
                      <w:szCs w:val="22"/>
                      <w:u w:val="single"/>
                    </w:rPr>
                    <w:lastRenderedPageBreak/>
                    <w:t>可以参考下面的方式来描述，但不限于此，能描述清楚方案即可</w:t>
                  </w:r>
                </w:p>
              </w:tc>
            </w:tr>
          </w:tbl>
          <w:p w14:paraId="2DC8BA7D" w14:textId="77777777" w:rsidR="005E55A8" w:rsidRDefault="005E55A8">
            <w:pPr>
              <w:rPr>
                <w:rFonts w:ascii="微软雅黑 Light" w:eastAsia="微软雅黑 Light" w:hAnsi="微软雅黑 Light" w:hint="eastAsia"/>
                <w:b/>
                <w:bCs/>
                <w:color w:val="000000"/>
                <w:sz w:val="22"/>
                <w:szCs w:val="22"/>
                <w:u w:val="single"/>
              </w:rPr>
            </w:pPr>
          </w:p>
        </w:tc>
      </w:tr>
      <w:tr w:rsidR="005E55A8" w14:paraId="59BEF613" w14:textId="77777777">
        <w:trPr>
          <w:trHeight w:val="90"/>
          <w:jc w:val="center"/>
        </w:trPr>
        <w:tc>
          <w:tcPr>
            <w:tcW w:w="5000" w:type="pct"/>
            <w:gridSpan w:val="3"/>
            <w:tcBorders>
              <w:top w:val="nil"/>
              <w:left w:val="single" w:sz="18" w:space="0" w:color="auto"/>
              <w:bottom w:val="single" w:sz="12" w:space="0" w:color="auto"/>
              <w:right w:val="single" w:sz="18" w:space="0" w:color="auto"/>
            </w:tcBorders>
          </w:tcPr>
          <w:p w14:paraId="06FDDB0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本发明提供一种面向移动端</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的多源融合定位与空间智能系统，由三个协同工作的子系统构成：</w:t>
            </w:r>
          </w:p>
          <w:p w14:paraId="53C856E3" w14:textId="77777777" w:rsidR="005E55A8" w:rsidRDefault="00000000">
            <w:pPr>
              <w:jc w:val="center"/>
              <w:rPr>
                <w:rFonts w:ascii="微软雅黑 Light" w:eastAsia="微软雅黑 Light" w:hAnsi="微软雅黑 Light" w:hint="eastAsia"/>
                <w:b/>
                <w:sz w:val="22"/>
                <w:szCs w:val="22"/>
              </w:rPr>
            </w:pPr>
            <w:r>
              <w:rPr>
                <w:noProof/>
              </w:rPr>
              <w:drawing>
                <wp:inline distT="0" distB="0" distL="114300" distR="114300" wp14:anchorId="09CA28D6" wp14:editId="2B8D44D4">
                  <wp:extent cx="3978275" cy="3448050"/>
                  <wp:effectExtent l="0" t="0" r="9525"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3978275" cy="3448050"/>
                          </a:xfrm>
                          <a:prstGeom prst="rect">
                            <a:avLst/>
                          </a:prstGeom>
                          <a:noFill/>
                          <a:ln>
                            <a:noFill/>
                          </a:ln>
                        </pic:spPr>
                      </pic:pic>
                    </a:graphicData>
                  </a:graphic>
                </wp:inline>
              </w:drawing>
            </w:r>
          </w:p>
          <w:p w14:paraId="47BA16E9" w14:textId="77777777" w:rsidR="005E55A8" w:rsidRDefault="00000000">
            <w:pPr>
              <w:jc w:val="cente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图1：系统总体架构图</w:t>
            </w:r>
          </w:p>
          <w:p w14:paraId="490DB752"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b/>
                <w:sz w:val="22"/>
                <w:szCs w:val="22"/>
              </w:rPr>
              <w:t>图1说明：系统由三个子系统协同构成。</w:t>
            </w:r>
            <w:r w:rsidRPr="005A2C0E">
              <w:rPr>
                <w:rFonts w:ascii="微软雅黑 Light" w:eastAsia="微软雅黑 Light" w:hAnsi="微软雅黑 Light"/>
                <w:b/>
                <w:sz w:val="22"/>
                <w:szCs w:val="22"/>
                <w:highlight w:val="yellow"/>
              </w:rPr>
              <w:t>子系统</w:t>
            </w:r>
            <w:proofErr w:type="gramStart"/>
            <w:r w:rsidRPr="005A2C0E">
              <w:rPr>
                <w:rFonts w:ascii="微软雅黑 Light" w:eastAsia="微软雅黑 Light" w:hAnsi="微软雅黑 Light"/>
                <w:b/>
                <w:sz w:val="22"/>
                <w:szCs w:val="22"/>
                <w:highlight w:val="yellow"/>
              </w:rPr>
              <w:t>一</w:t>
            </w:r>
            <w:proofErr w:type="gramEnd"/>
            <w:r>
              <w:rPr>
                <w:rFonts w:ascii="微软雅黑 Light" w:eastAsia="微软雅黑 Light" w:hAnsi="微软雅黑 Light"/>
                <w:b/>
                <w:sz w:val="22"/>
                <w:szCs w:val="22"/>
              </w:rPr>
              <w:t>（多源信号融合定位）负责整合GPS粗定位与VPS精定位，经坐标转换（ECEF→WGS84→GCJ02纠偏）后通过时效性融合决策对外统一发布`</w:t>
            </w:r>
            <w:proofErr w:type="spellStart"/>
            <w:r>
              <w:rPr>
                <w:rFonts w:ascii="微软雅黑 Light" w:eastAsia="微软雅黑 Light" w:hAnsi="微软雅黑 Light"/>
                <w:b/>
                <w:sz w:val="22"/>
                <w:szCs w:val="22"/>
              </w:rPr>
              <w:t>fusionupdate</w:t>
            </w:r>
            <w:proofErr w:type="spellEnd"/>
            <w:r>
              <w:rPr>
                <w:rFonts w:ascii="微软雅黑 Light" w:eastAsia="微软雅黑 Light" w:hAnsi="微软雅黑 Light"/>
                <w:b/>
                <w:sz w:val="22"/>
                <w:szCs w:val="22"/>
              </w:rPr>
              <w:t>`事件；</w:t>
            </w:r>
            <w:r w:rsidRPr="005A2C0E">
              <w:rPr>
                <w:rFonts w:ascii="微软雅黑 Light" w:eastAsia="微软雅黑 Light" w:hAnsi="微软雅黑 Light"/>
                <w:b/>
                <w:sz w:val="22"/>
                <w:szCs w:val="22"/>
                <w:highlight w:val="yellow"/>
              </w:rPr>
              <w:t>子系统二</w:t>
            </w:r>
            <w:r>
              <w:rPr>
                <w:rFonts w:ascii="微软雅黑 Light" w:eastAsia="微软雅黑 Light" w:hAnsi="微软雅黑 Light"/>
                <w:b/>
                <w:sz w:val="22"/>
                <w:szCs w:val="22"/>
              </w:rPr>
              <w:t>（离线轨迹录制与仿真回放）通过`</w:t>
            </w:r>
            <w:proofErr w:type="spellStart"/>
            <w:r>
              <w:rPr>
                <w:rFonts w:ascii="微软雅黑 Light" w:eastAsia="微软雅黑 Light" w:hAnsi="微软雅黑 Light"/>
                <w:b/>
                <w:sz w:val="22"/>
                <w:szCs w:val="22"/>
              </w:rPr>
              <w:t>fakeGps</w:t>
            </w:r>
            <w:proofErr w:type="spellEnd"/>
            <w:r>
              <w:rPr>
                <w:rFonts w:ascii="微软雅黑 Light" w:eastAsia="微软雅黑 Light" w:hAnsi="微软雅黑 Light"/>
                <w:b/>
                <w:sz w:val="22"/>
                <w:szCs w:val="22"/>
              </w:rPr>
              <w:t>()`接口将录制的历史轨迹注入子系统</w:t>
            </w:r>
            <w:proofErr w:type="gramStart"/>
            <w:r>
              <w:rPr>
                <w:rFonts w:ascii="微软雅黑 Light" w:eastAsia="微软雅黑 Light" w:hAnsi="微软雅黑 Light"/>
                <w:b/>
                <w:sz w:val="22"/>
                <w:szCs w:val="22"/>
              </w:rPr>
              <w:t>一</w:t>
            </w:r>
            <w:proofErr w:type="gramEnd"/>
            <w:r>
              <w:rPr>
                <w:rFonts w:ascii="微软雅黑 Light" w:eastAsia="微软雅黑 Light" w:hAnsi="微软雅黑 Light"/>
                <w:b/>
                <w:sz w:val="22"/>
                <w:szCs w:val="22"/>
              </w:rPr>
              <w:t>的GPS输入通道，实现实验室环境下的定位仿真；</w:t>
            </w:r>
            <w:r w:rsidRPr="005A2C0E">
              <w:rPr>
                <w:rFonts w:ascii="微软雅黑 Light" w:eastAsia="微软雅黑 Light" w:hAnsi="微软雅黑 Light"/>
                <w:b/>
                <w:sz w:val="22"/>
                <w:szCs w:val="22"/>
                <w:highlight w:val="yellow"/>
              </w:rPr>
              <w:t>子系统三</w:t>
            </w:r>
            <w:r>
              <w:rPr>
                <w:rFonts w:ascii="微软雅黑 Light" w:eastAsia="微软雅黑 Light" w:hAnsi="微软雅黑 Light"/>
                <w:b/>
                <w:sz w:val="22"/>
                <w:szCs w:val="22"/>
              </w:rPr>
              <w:t>（空间智能代理）消费子系统</w:t>
            </w:r>
            <w:proofErr w:type="gramStart"/>
            <w:r>
              <w:rPr>
                <w:rFonts w:ascii="微软雅黑 Light" w:eastAsia="微软雅黑 Light" w:hAnsi="微软雅黑 Light"/>
                <w:b/>
                <w:sz w:val="22"/>
                <w:szCs w:val="22"/>
              </w:rPr>
              <w:t>一</w:t>
            </w:r>
            <w:proofErr w:type="gramEnd"/>
            <w:r>
              <w:rPr>
                <w:rFonts w:ascii="微软雅黑 Light" w:eastAsia="微软雅黑 Light" w:hAnsi="微软雅黑 Light"/>
                <w:b/>
                <w:sz w:val="22"/>
                <w:szCs w:val="22"/>
              </w:rPr>
              <w:t>的`</w:t>
            </w:r>
            <w:proofErr w:type="spellStart"/>
            <w:r>
              <w:rPr>
                <w:rFonts w:ascii="微软雅黑 Light" w:eastAsia="微软雅黑 Light" w:hAnsi="微软雅黑 Light"/>
                <w:b/>
                <w:sz w:val="22"/>
                <w:szCs w:val="22"/>
              </w:rPr>
              <w:t>fusionupdate</w:t>
            </w:r>
            <w:proofErr w:type="spellEnd"/>
            <w:r>
              <w:rPr>
                <w:rFonts w:ascii="微软雅黑 Light" w:eastAsia="微软雅黑 Light" w:hAnsi="微软雅黑 Light"/>
                <w:b/>
                <w:sz w:val="22"/>
                <w:szCs w:val="22"/>
              </w:rPr>
              <w:t>`事件获取实时位置，依次</w:t>
            </w:r>
            <w:proofErr w:type="gramStart"/>
            <w:r>
              <w:rPr>
                <w:rFonts w:ascii="微软雅黑 Light" w:eastAsia="微软雅黑 Light" w:hAnsi="微软雅黑 Light"/>
                <w:b/>
                <w:sz w:val="22"/>
                <w:szCs w:val="22"/>
              </w:rPr>
              <w:t>经意图</w:t>
            </w:r>
            <w:proofErr w:type="gramEnd"/>
            <w:r>
              <w:rPr>
                <w:rFonts w:ascii="微软雅黑 Light" w:eastAsia="微软雅黑 Light" w:hAnsi="微软雅黑 Light"/>
                <w:b/>
                <w:sz w:val="22"/>
                <w:szCs w:val="22"/>
              </w:rPr>
              <w:t>识别、POI查询、</w:t>
            </w:r>
            <w:proofErr w:type="gramStart"/>
            <w:r>
              <w:rPr>
                <w:rFonts w:ascii="微软雅黑 Light" w:eastAsia="微软雅黑 Light" w:hAnsi="微软雅黑 Light"/>
                <w:b/>
                <w:sz w:val="22"/>
                <w:szCs w:val="22"/>
              </w:rPr>
              <w:t>锚点生成</w:t>
            </w:r>
            <w:proofErr w:type="gramEnd"/>
            <w:r>
              <w:rPr>
                <w:rFonts w:ascii="微软雅黑 Light" w:eastAsia="微软雅黑 Light" w:hAnsi="微软雅黑 Light"/>
                <w:b/>
                <w:sz w:val="22"/>
                <w:szCs w:val="22"/>
              </w:rPr>
              <w:t>、</w:t>
            </w:r>
            <w:proofErr w:type="spellStart"/>
            <w:r>
              <w:rPr>
                <w:rFonts w:ascii="微软雅黑 Light" w:eastAsia="微软雅黑 Light" w:hAnsi="微软雅黑 Light"/>
                <w:b/>
                <w:sz w:val="22"/>
                <w:szCs w:val="22"/>
              </w:rPr>
              <w:t>WebXR</w:t>
            </w:r>
            <w:proofErr w:type="spellEnd"/>
            <w:r>
              <w:rPr>
                <w:rFonts w:ascii="微软雅黑 Light" w:eastAsia="微软雅黑 Light" w:hAnsi="微软雅黑 Light"/>
                <w:b/>
                <w:sz w:val="22"/>
                <w:szCs w:val="22"/>
              </w:rPr>
              <w:t>渲染完成虚实融合场景的动态生成。三个子系统之间通过事件解耦，子系统二的回放模式对子系统</w:t>
            </w:r>
            <w:proofErr w:type="gramStart"/>
            <w:r>
              <w:rPr>
                <w:rFonts w:ascii="微软雅黑 Light" w:eastAsia="微软雅黑 Light" w:hAnsi="微软雅黑 Light"/>
                <w:b/>
                <w:sz w:val="22"/>
                <w:szCs w:val="22"/>
              </w:rPr>
              <w:t>三完全</w:t>
            </w:r>
            <w:proofErr w:type="gramEnd"/>
            <w:r>
              <w:rPr>
                <w:rFonts w:ascii="微软雅黑 Light" w:eastAsia="微软雅黑 Light" w:hAnsi="微软雅黑 Light"/>
                <w:b/>
                <w:sz w:val="22"/>
                <w:szCs w:val="22"/>
              </w:rPr>
              <w:t>透明。</w:t>
            </w:r>
          </w:p>
          <w:p w14:paraId="2E3E93FD" w14:textId="07280355" w:rsidR="005E55A8" w:rsidRDefault="00903C36">
            <w:pPr>
              <w:rPr>
                <w:ins w:id="48" w:author="kyx" w:date="2026-08-02T16:31:00Z" w16du:dateUtc="2026-08-02T08:31:00Z"/>
                <w:rFonts w:ascii="微软雅黑 Light" w:eastAsia="微软雅黑 Light" w:hAnsi="微软雅黑 Light" w:hint="eastAsia"/>
                <w:b/>
                <w:sz w:val="22"/>
                <w:szCs w:val="22"/>
              </w:rPr>
            </w:pPr>
            <w:ins w:id="49" w:author="kyx" w:date="2026-08-02T16:31:00Z" w16du:dateUtc="2026-08-02T08:31:00Z">
              <w:r>
                <w:rPr>
                  <w:rFonts w:ascii="微软雅黑 Light" w:eastAsia="微软雅黑 Light" w:hAnsi="微软雅黑 Light" w:hint="eastAsia"/>
                  <w:b/>
                  <w:sz w:val="22"/>
                  <w:szCs w:val="22"/>
                </w:rPr>
                <w:t>Q1</w:t>
              </w:r>
            </w:ins>
            <w:ins w:id="50" w:author="kyx" w:date="2026-08-02T16:30:00Z" w16du:dateUtc="2026-08-02T08:30:00Z">
              <w:r>
                <w:rPr>
                  <w:rFonts w:ascii="微软雅黑 Light" w:eastAsia="微软雅黑 Light" w:hAnsi="微软雅黑 Light" w:hint="eastAsia"/>
                  <w:b/>
                  <w:sz w:val="22"/>
                  <w:szCs w:val="22"/>
                </w:rPr>
                <w:t>：</w:t>
              </w:r>
            </w:ins>
            <w:ins w:id="51" w:author="kyx" w:date="2026-08-04T17:29:00Z" w16du:dateUtc="2026-08-04T09:29:00Z">
              <w:r w:rsidR="00F01790">
                <w:rPr>
                  <w:rFonts w:ascii="微软雅黑 Light" w:eastAsia="微软雅黑 Light" w:hAnsi="微软雅黑 Light" w:hint="eastAsia"/>
                  <w:b/>
                  <w:sz w:val="22"/>
                  <w:szCs w:val="22"/>
                </w:rPr>
                <w:t>待确认：</w:t>
              </w:r>
            </w:ins>
            <w:ins w:id="52" w:author="kyx" w:date="2026-08-02T16:30:00Z" w16du:dateUtc="2026-08-02T08:30:00Z">
              <w:r>
                <w:rPr>
                  <w:rFonts w:ascii="微软雅黑 Light" w:eastAsia="微软雅黑 Light" w:hAnsi="微软雅黑 Light" w:hint="eastAsia"/>
                  <w:b/>
                  <w:sz w:val="22"/>
                  <w:szCs w:val="22"/>
                </w:rPr>
                <w:t>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的输出就是高精度的移动端位置信息（也即用户</w:t>
              </w:r>
            </w:ins>
            <w:ins w:id="53" w:author="kyx" w:date="2026-08-02T16:37:00Z" w16du:dateUtc="2026-08-02T08:37:00Z">
              <w:r>
                <w:rPr>
                  <w:rFonts w:ascii="微软雅黑 Light" w:eastAsia="微软雅黑 Light" w:hAnsi="微软雅黑 Light" w:hint="eastAsia"/>
                  <w:b/>
                  <w:sz w:val="22"/>
                  <w:szCs w:val="22"/>
                </w:rPr>
                <w:t>当前的</w:t>
              </w:r>
            </w:ins>
            <w:ins w:id="54" w:author="kyx" w:date="2026-08-02T16:36:00Z" w16du:dateUtc="2026-08-02T08:36:00Z">
              <w:r>
                <w:rPr>
                  <w:rFonts w:ascii="微软雅黑 Light" w:eastAsia="微软雅黑 Light" w:hAnsi="微软雅黑 Light" w:hint="eastAsia"/>
                  <w:b/>
                  <w:sz w:val="22"/>
                  <w:szCs w:val="22"/>
                </w:rPr>
                <w:t>位置</w:t>
              </w:r>
            </w:ins>
            <w:ins w:id="55" w:author="kyx" w:date="2026-08-02T16:30:00Z" w16du:dateUtc="2026-08-02T08:30:00Z">
              <w:r>
                <w:rPr>
                  <w:rFonts w:ascii="微软雅黑 Light" w:eastAsia="微软雅黑 Light" w:hAnsi="微软雅黑 Light" w:hint="eastAsia"/>
                  <w:b/>
                  <w:sz w:val="22"/>
                  <w:szCs w:val="22"/>
                </w:rPr>
                <w:t>信息），</w:t>
              </w:r>
            </w:ins>
            <w:ins w:id="56" w:author="kyx" w:date="2026-08-02T16:31:00Z" w16du:dateUtc="2026-08-02T08:31:00Z">
              <w:r>
                <w:rPr>
                  <w:rFonts w:ascii="微软雅黑 Light" w:eastAsia="微软雅黑 Light" w:hAnsi="微软雅黑 Light" w:hint="eastAsia"/>
                  <w:b/>
                  <w:sz w:val="22"/>
                  <w:szCs w:val="22"/>
                </w:rPr>
                <w:t>子系统三的输出是</w:t>
              </w:r>
            </w:ins>
            <w:ins w:id="57" w:author="kyx" w:date="2026-08-02T16:39:00Z" w16du:dateUtc="2026-08-02T08:39:00Z">
              <w:r>
                <w:rPr>
                  <w:rFonts w:ascii="微软雅黑 Light" w:eastAsia="微软雅黑 Light" w:hAnsi="微软雅黑 Light" w:hint="eastAsia"/>
                  <w:b/>
                  <w:sz w:val="22"/>
                  <w:szCs w:val="22"/>
                </w:rPr>
                <w:t>当前的</w:t>
              </w:r>
            </w:ins>
            <w:ins w:id="58" w:author="kyx" w:date="2026-08-02T16:31:00Z" w16du:dateUtc="2026-08-02T08:31:00Z">
              <w:r>
                <w:rPr>
                  <w:rFonts w:ascii="微软雅黑 Light" w:eastAsia="微软雅黑 Light" w:hAnsi="微软雅黑 Light" w:hint="eastAsia"/>
                  <w:b/>
                  <w:sz w:val="22"/>
                  <w:szCs w:val="22"/>
                </w:rPr>
                <w:t>虚实场景融合画面，子系统二的输出是用户历史行走轨迹？</w:t>
              </w:r>
            </w:ins>
          </w:p>
          <w:p w14:paraId="79E4E0DC" w14:textId="240203E7" w:rsidR="007C396A" w:rsidRDefault="00903C36">
            <w:pPr>
              <w:rPr>
                <w:ins w:id="59" w:author="kyx" w:date="2026-08-04T17:16:00Z" w16du:dateUtc="2026-08-04T09:16:00Z"/>
                <w:rFonts w:ascii="微软雅黑 Light" w:eastAsia="微软雅黑 Light" w:hAnsi="微软雅黑 Light" w:hint="eastAsia"/>
                <w:b/>
                <w:sz w:val="22"/>
                <w:szCs w:val="22"/>
              </w:rPr>
            </w:pPr>
            <w:ins w:id="60" w:author="kyx" w:date="2026-08-02T16:31:00Z" w16du:dateUtc="2026-08-02T08:31:00Z">
              <w:r>
                <w:rPr>
                  <w:rFonts w:ascii="微软雅黑 Light" w:eastAsia="微软雅黑 Light" w:hAnsi="微软雅黑 Light" w:hint="eastAsia"/>
                  <w:b/>
                  <w:sz w:val="22"/>
                  <w:szCs w:val="22"/>
                </w:rPr>
                <w:lastRenderedPageBreak/>
                <w:t>Q2</w:t>
              </w:r>
            </w:ins>
            <w:ins w:id="61" w:author="kyx" w:date="2026-08-04T17:28:00Z" w16du:dateUtc="2026-08-04T09:28:00Z">
              <w:r w:rsidR="00F01790">
                <w:rPr>
                  <w:rFonts w:ascii="微软雅黑 Light" w:eastAsia="微软雅黑 Light" w:hAnsi="微软雅黑 Light" w:hint="eastAsia"/>
                  <w:b/>
                  <w:sz w:val="22"/>
                  <w:szCs w:val="22"/>
                </w:rPr>
                <w:t>.1)</w:t>
              </w:r>
            </w:ins>
            <w:ins w:id="62" w:author="kyx" w:date="2026-08-02T16:31:00Z" w16du:dateUtc="2026-08-02T08:31:00Z">
              <w:r>
                <w:rPr>
                  <w:rFonts w:ascii="微软雅黑 Light" w:eastAsia="微软雅黑 Light" w:hAnsi="微软雅黑 Light" w:hint="eastAsia"/>
                  <w:b/>
                  <w:sz w:val="22"/>
                  <w:szCs w:val="22"/>
                </w:rPr>
                <w:t>，子</w:t>
              </w:r>
            </w:ins>
            <w:ins w:id="63" w:author="kyx" w:date="2026-08-02T16:32:00Z" w16du:dateUtc="2026-08-02T08:32:00Z">
              <w:r>
                <w:rPr>
                  <w:rFonts w:ascii="微软雅黑 Light" w:eastAsia="微软雅黑 Light" w:hAnsi="微软雅黑 Light" w:hint="eastAsia"/>
                  <w:b/>
                  <w:sz w:val="22"/>
                  <w:szCs w:val="22"/>
                </w:rPr>
                <w:t>系统</w:t>
              </w:r>
              <w:proofErr w:type="gramStart"/>
              <w:r>
                <w:rPr>
                  <w:rFonts w:ascii="微软雅黑 Light" w:eastAsia="微软雅黑 Light" w:hAnsi="微软雅黑 Light" w:hint="eastAsia"/>
                  <w:b/>
                  <w:sz w:val="22"/>
                  <w:szCs w:val="22"/>
                </w:rPr>
                <w:t>二只有</w:t>
              </w:r>
              <w:proofErr w:type="gramEnd"/>
              <w:r>
                <w:rPr>
                  <w:rFonts w:ascii="微软雅黑 Light" w:eastAsia="微软雅黑 Light" w:hAnsi="微软雅黑 Light" w:hint="eastAsia"/>
                  <w:b/>
                  <w:sz w:val="22"/>
                  <w:szCs w:val="22"/>
                </w:rPr>
                <w:t>在仿真回放时才会输出历史轨迹</w:t>
              </w:r>
            </w:ins>
            <w:ins w:id="64" w:author="kyx" w:date="2026-08-02T16:37:00Z" w16du:dateUtc="2026-08-02T08:37:00Z">
              <w:r>
                <w:rPr>
                  <w:rFonts w:ascii="微软雅黑 Light" w:eastAsia="微软雅黑 Light" w:hAnsi="微软雅黑 Light" w:hint="eastAsia"/>
                  <w:b/>
                  <w:sz w:val="22"/>
                  <w:szCs w:val="22"/>
                </w:rPr>
                <w:t>么</w:t>
              </w:r>
            </w:ins>
            <w:ins w:id="65" w:author="kyx" w:date="2026-08-02T16:32:00Z" w16du:dateUtc="2026-08-02T08:32:00Z">
              <w:r>
                <w:rPr>
                  <w:rFonts w:ascii="微软雅黑 Light" w:eastAsia="微软雅黑 Light" w:hAnsi="微软雅黑 Light" w:hint="eastAsia"/>
                  <w:b/>
                  <w:sz w:val="22"/>
                  <w:szCs w:val="22"/>
                </w:rPr>
                <w:t>？由谁使用子系统二，</w:t>
              </w:r>
            </w:ins>
            <w:ins w:id="66" w:author="kyx" w:date="2026-08-04T17:11:00Z" w16du:dateUtc="2026-08-04T09:11:00Z">
              <w:r w:rsidR="007C396A">
                <w:rPr>
                  <w:rFonts w:ascii="微软雅黑 Light" w:eastAsia="微软雅黑 Light" w:hAnsi="微软雅黑 Light" w:hint="eastAsia"/>
                  <w:b/>
                  <w:sz w:val="22"/>
                  <w:szCs w:val="22"/>
                </w:rPr>
                <w:t>是</w:t>
              </w:r>
            </w:ins>
            <w:ins w:id="67" w:author="kyx" w:date="2026-08-02T16:32:00Z" w16du:dateUtc="2026-08-02T08:32:00Z">
              <w:r>
                <w:rPr>
                  <w:rFonts w:ascii="微软雅黑 Light" w:eastAsia="微软雅黑 Light" w:hAnsi="微软雅黑 Light" w:hint="eastAsia"/>
                  <w:b/>
                  <w:sz w:val="22"/>
                  <w:szCs w:val="22"/>
                </w:rPr>
                <w:t>后台</w:t>
              </w:r>
            </w:ins>
            <w:ins w:id="68" w:author="kyx" w:date="2026-08-02T16:51:00Z" w16du:dateUtc="2026-08-02T08:51:00Z">
              <w:r w:rsidR="00B9368F">
                <w:rPr>
                  <w:rFonts w:ascii="微软雅黑 Light" w:eastAsia="微软雅黑 Light" w:hAnsi="微软雅黑 Light" w:hint="eastAsia"/>
                  <w:b/>
                  <w:sz w:val="22"/>
                  <w:szCs w:val="22"/>
                </w:rPr>
                <w:t>开发</w:t>
              </w:r>
            </w:ins>
            <w:ins w:id="69" w:author="kyx" w:date="2026-08-02T16:32:00Z" w16du:dateUtc="2026-08-02T08:32:00Z">
              <w:r>
                <w:rPr>
                  <w:rFonts w:ascii="微软雅黑 Light" w:eastAsia="微软雅黑 Light" w:hAnsi="微软雅黑 Light" w:hint="eastAsia"/>
                  <w:b/>
                  <w:sz w:val="22"/>
                  <w:szCs w:val="22"/>
                </w:rPr>
                <w:t>人员</w:t>
              </w:r>
            </w:ins>
            <w:ins w:id="70" w:author="kyx" w:date="2026-08-02T16:37:00Z" w16du:dateUtc="2026-08-02T08:37:00Z">
              <w:r>
                <w:rPr>
                  <w:rFonts w:ascii="微软雅黑 Light" w:eastAsia="微软雅黑 Light" w:hAnsi="微软雅黑 Light" w:hint="eastAsia"/>
                  <w:b/>
                  <w:sz w:val="22"/>
                  <w:szCs w:val="22"/>
                </w:rPr>
                <w:t>等相关</w:t>
              </w:r>
            </w:ins>
            <w:ins w:id="71" w:author="kyx" w:date="2026-08-02T16:32:00Z" w16du:dateUtc="2026-08-02T08:32:00Z">
              <w:r>
                <w:rPr>
                  <w:rFonts w:ascii="微软雅黑 Light" w:eastAsia="微软雅黑 Light" w:hAnsi="微软雅黑 Light" w:hint="eastAsia"/>
                  <w:b/>
                  <w:sz w:val="22"/>
                  <w:szCs w:val="22"/>
                </w:rPr>
                <w:t>人员</w:t>
              </w:r>
            </w:ins>
            <w:ins w:id="72" w:author="kyx" w:date="2026-08-04T17:16:00Z" w16du:dateUtc="2026-08-04T09:16:00Z">
              <w:r w:rsidR="007C396A">
                <w:rPr>
                  <w:rFonts w:ascii="微软雅黑 Light" w:eastAsia="微软雅黑 Light" w:hAnsi="微软雅黑 Light" w:hint="eastAsia"/>
                  <w:b/>
                  <w:sz w:val="22"/>
                  <w:szCs w:val="22"/>
                </w:rPr>
                <w:t>？</w:t>
              </w:r>
            </w:ins>
            <w:ins w:id="73" w:author="kyx" w:date="2026-08-04T17:11:00Z" w16du:dateUtc="2026-08-04T09:11:00Z">
              <w:r w:rsidR="007C396A">
                <w:rPr>
                  <w:rFonts w:ascii="微软雅黑 Light" w:eastAsia="微软雅黑 Light" w:hAnsi="微软雅黑 Light" w:hint="eastAsia"/>
                  <w:b/>
                  <w:sz w:val="22"/>
                  <w:szCs w:val="22"/>
                </w:rPr>
                <w:t>常规用户</w:t>
              </w:r>
            </w:ins>
            <w:ins w:id="74" w:author="kyx" w:date="2026-08-04T17:16:00Z" w16du:dateUtc="2026-08-04T09:16:00Z">
              <w:r w:rsidR="007C396A">
                <w:rPr>
                  <w:rFonts w:ascii="微软雅黑 Light" w:eastAsia="微软雅黑 Light" w:hAnsi="微软雅黑 Light" w:hint="eastAsia"/>
                  <w:b/>
                  <w:sz w:val="22"/>
                  <w:szCs w:val="22"/>
                </w:rPr>
                <w:t>会</w:t>
              </w:r>
            </w:ins>
            <w:ins w:id="75" w:author="kyx" w:date="2026-08-04T17:11:00Z" w16du:dateUtc="2026-08-04T09:11:00Z">
              <w:r w:rsidR="007C396A">
                <w:rPr>
                  <w:rFonts w:ascii="微软雅黑 Light" w:eastAsia="微软雅黑 Light" w:hAnsi="微软雅黑 Light" w:hint="eastAsia"/>
                  <w:b/>
                  <w:sz w:val="22"/>
                  <w:szCs w:val="22"/>
                </w:rPr>
                <w:t>使用</w:t>
              </w:r>
            </w:ins>
            <w:ins w:id="76" w:author="kyx" w:date="2026-08-04T17:16:00Z" w16du:dateUtc="2026-08-04T09:16:00Z">
              <w:r w:rsidR="007C396A">
                <w:rPr>
                  <w:rFonts w:ascii="微软雅黑 Light" w:eastAsia="微软雅黑 Light" w:hAnsi="微软雅黑 Light" w:hint="eastAsia"/>
                  <w:b/>
                  <w:sz w:val="22"/>
                  <w:szCs w:val="22"/>
                </w:rPr>
                <w:t>么</w:t>
              </w:r>
            </w:ins>
            <w:ins w:id="77" w:author="kyx" w:date="2026-08-02T16:32:00Z" w16du:dateUtc="2026-08-02T08:32:00Z">
              <w:r>
                <w:rPr>
                  <w:rFonts w:ascii="微软雅黑 Light" w:eastAsia="微软雅黑 Light" w:hAnsi="微软雅黑 Light" w:hint="eastAsia"/>
                  <w:b/>
                  <w:sz w:val="22"/>
                  <w:szCs w:val="22"/>
                </w:rPr>
                <w:t>？</w:t>
              </w:r>
            </w:ins>
            <w:ins w:id="78" w:author="kyx" w:date="2026-08-04T17:16:00Z" w16du:dateUtc="2026-08-04T09:16:00Z">
              <w:r w:rsidR="007C396A">
                <w:rPr>
                  <w:rFonts w:ascii="微软雅黑 Light" w:eastAsia="微软雅黑 Light" w:hAnsi="微软雅黑 Light" w:hint="eastAsia"/>
                  <w:b/>
                  <w:sz w:val="22"/>
                  <w:szCs w:val="22"/>
                </w:rPr>
                <w:t>该</w:t>
              </w:r>
            </w:ins>
            <w:ins w:id="79" w:author="kyx" w:date="2026-08-04T17:17:00Z" w16du:dateUtc="2026-08-04T09:17:00Z">
              <w:r w:rsidR="007C396A">
                <w:rPr>
                  <w:rFonts w:ascii="微软雅黑 Light" w:eastAsia="微软雅黑 Light" w:hAnsi="微软雅黑 Light" w:hint="eastAsia"/>
                  <w:b/>
                  <w:sz w:val="22"/>
                  <w:szCs w:val="22"/>
                </w:rPr>
                <w:t>历史轨迹，是记录常规用户的轨迹，还是开发人员专门采集的轨迹?</w:t>
              </w:r>
            </w:ins>
            <w:ins w:id="80" w:author="kyx" w:date="2026-08-04T17:27:00Z" w16du:dateUtc="2026-08-04T09:27:00Z">
              <w:r w:rsidR="00F01790">
                <w:rPr>
                  <w:rFonts w:ascii="微软雅黑 Light" w:eastAsia="微软雅黑 Light" w:hAnsi="微软雅黑 Light" w:hint="eastAsia"/>
                  <w:b/>
                  <w:sz w:val="22"/>
                  <w:szCs w:val="22"/>
                </w:rPr>
                <w:t xml:space="preserve"> </w:t>
              </w:r>
            </w:ins>
          </w:p>
          <w:p w14:paraId="49FC3F40" w14:textId="05674B31" w:rsidR="007C396A" w:rsidRDefault="00F01790">
            <w:pPr>
              <w:rPr>
                <w:ins w:id="81" w:author="kyx" w:date="2026-08-04T17:18:00Z" w16du:dateUtc="2026-08-04T09:18:00Z"/>
                <w:rFonts w:ascii="微软雅黑 Light" w:eastAsia="微软雅黑 Light" w:hAnsi="微软雅黑 Light" w:hint="eastAsia"/>
                <w:b/>
                <w:sz w:val="22"/>
                <w:szCs w:val="22"/>
              </w:rPr>
            </w:pPr>
            <w:ins w:id="82" w:author="kyx" w:date="2026-08-04T17:28:00Z" w16du:dateUtc="2026-08-04T09:28:00Z">
              <w:r>
                <w:rPr>
                  <w:rFonts w:ascii="微软雅黑 Light" w:eastAsia="微软雅黑 Light" w:hAnsi="微软雅黑 Light" w:hint="eastAsia"/>
                  <w:b/>
                  <w:sz w:val="22"/>
                  <w:szCs w:val="22"/>
                </w:rPr>
                <w:t>Q2.2)</w:t>
              </w:r>
            </w:ins>
            <w:ins w:id="83" w:author="kyx" w:date="2026-08-02T16:32:00Z" w16du:dateUtc="2026-08-02T08:32:00Z">
              <w:r w:rsidR="00903C36">
                <w:rPr>
                  <w:rFonts w:ascii="微软雅黑 Light" w:eastAsia="微软雅黑 Light" w:hAnsi="微软雅黑 Light" w:hint="eastAsia"/>
                  <w:b/>
                  <w:sz w:val="22"/>
                  <w:szCs w:val="22"/>
                </w:rPr>
                <w:t xml:space="preserve"> 如何理解“将历史轨迹注入子系统</w:t>
              </w:r>
              <w:proofErr w:type="gramStart"/>
              <w:r w:rsidR="00903C36">
                <w:rPr>
                  <w:rFonts w:ascii="微软雅黑 Light" w:eastAsia="微软雅黑 Light" w:hAnsi="微软雅黑 Light" w:hint="eastAsia"/>
                  <w:b/>
                  <w:sz w:val="22"/>
                  <w:szCs w:val="22"/>
                </w:rPr>
                <w:t>一</w:t>
              </w:r>
            </w:ins>
            <w:proofErr w:type="gramEnd"/>
            <w:ins w:id="84" w:author="kyx" w:date="2026-08-04T17:12:00Z" w16du:dateUtc="2026-08-04T09:12:00Z">
              <w:r w:rsidR="007C396A">
                <w:rPr>
                  <w:rFonts w:ascii="微软雅黑 Light" w:eastAsia="微软雅黑 Light" w:hAnsi="微软雅黑 Light" w:hint="eastAsia"/>
                  <w:b/>
                  <w:sz w:val="22"/>
                  <w:szCs w:val="22"/>
                </w:rPr>
                <w:t>的</w:t>
              </w:r>
            </w:ins>
            <w:ins w:id="85" w:author="kyx" w:date="2026-08-02T16:32:00Z" w16du:dateUtc="2026-08-02T08:32:00Z">
              <w:r w:rsidR="00903C36">
                <w:rPr>
                  <w:rFonts w:ascii="微软雅黑 Light" w:eastAsia="微软雅黑 Light" w:hAnsi="微软雅黑 Light" w:hint="eastAsia"/>
                  <w:b/>
                  <w:sz w:val="22"/>
                  <w:szCs w:val="22"/>
                </w:rPr>
                <w:t>GPS</w:t>
              </w:r>
            </w:ins>
            <w:ins w:id="86" w:author="kyx" w:date="2026-08-02T16:33:00Z" w16du:dateUtc="2026-08-02T08:33:00Z">
              <w:r w:rsidR="00903C36">
                <w:rPr>
                  <w:rFonts w:ascii="微软雅黑 Light" w:eastAsia="微软雅黑 Light" w:hAnsi="微软雅黑 Light" w:hint="eastAsia"/>
                  <w:b/>
                  <w:sz w:val="22"/>
                  <w:szCs w:val="22"/>
                </w:rPr>
                <w:t>输入通道，实现实验室环境的定位仿真</w:t>
              </w:r>
            </w:ins>
            <w:ins w:id="87" w:author="kyx" w:date="2026-08-02T16:32:00Z" w16du:dateUtc="2026-08-02T08:32:00Z">
              <w:r w:rsidR="00903C36">
                <w:rPr>
                  <w:rFonts w:ascii="微软雅黑 Light" w:eastAsia="微软雅黑 Light" w:hAnsi="微软雅黑 Light" w:hint="eastAsia"/>
                  <w:b/>
                  <w:sz w:val="22"/>
                  <w:szCs w:val="22"/>
                </w:rPr>
                <w:t>”</w:t>
              </w:r>
            </w:ins>
            <w:ins w:id="88" w:author="kyx" w:date="2026-08-02T16:38:00Z" w16du:dateUtc="2026-08-02T08:38:00Z">
              <w:r w:rsidR="00903C36">
                <w:rPr>
                  <w:rFonts w:ascii="微软雅黑 Light" w:eastAsia="微软雅黑 Light" w:hAnsi="微软雅黑 Light" w:hint="eastAsia"/>
                  <w:b/>
                  <w:sz w:val="22"/>
                  <w:szCs w:val="22"/>
                </w:rPr>
                <w:t>？</w:t>
              </w:r>
            </w:ins>
            <w:ins w:id="89" w:author="kyx" w:date="2026-08-04T17:17:00Z" w16du:dateUtc="2026-08-04T09:17:00Z">
              <w:r w:rsidR="007C396A">
                <w:rPr>
                  <w:rFonts w:ascii="微软雅黑 Light" w:eastAsia="微软雅黑 Light" w:hAnsi="微软雅黑 Light" w:hint="eastAsia"/>
                  <w:b/>
                  <w:sz w:val="22"/>
                  <w:szCs w:val="22"/>
                </w:rPr>
                <w:t xml:space="preserve">如图1， </w:t>
              </w:r>
            </w:ins>
            <w:ins w:id="90" w:author="kyx" w:date="2026-08-02T16:33:00Z" w16du:dateUtc="2026-08-02T08:33:00Z">
              <w:r w:rsidR="00903C36">
                <w:rPr>
                  <w:rFonts w:ascii="微软雅黑 Light" w:eastAsia="微软雅黑 Light" w:hAnsi="微软雅黑 Light" w:hint="eastAsia"/>
                  <w:b/>
                  <w:sz w:val="22"/>
                  <w:szCs w:val="22"/>
                </w:rPr>
                <w:t>比如</w:t>
              </w:r>
            </w:ins>
            <w:ins w:id="91" w:author="kyx" w:date="2026-08-04T17:16:00Z" w16du:dateUtc="2026-08-04T09:16:00Z">
              <w:r w:rsidR="007C396A">
                <w:rPr>
                  <w:rFonts w:ascii="微软雅黑 Light" w:eastAsia="微软雅黑 Light" w:hAnsi="微软雅黑 Light" w:hint="eastAsia"/>
                  <w:b/>
                  <w:sz w:val="22"/>
                  <w:szCs w:val="22"/>
                </w:rPr>
                <w:t>任意</w:t>
              </w:r>
            </w:ins>
            <w:ins w:id="92" w:author="kyx" w:date="2026-08-02T16:33:00Z" w16du:dateUtc="2026-08-02T08:33:00Z">
              <w:r w:rsidR="00903C36">
                <w:rPr>
                  <w:rFonts w:ascii="微软雅黑 Light" w:eastAsia="微软雅黑 Light" w:hAnsi="微软雅黑 Light" w:hint="eastAsia"/>
                  <w:b/>
                  <w:sz w:val="22"/>
                  <w:szCs w:val="22"/>
                </w:rPr>
                <w:t>用户A在外拿着移动</w:t>
              </w:r>
              <w:proofErr w:type="gramStart"/>
              <w:r w:rsidR="00903C36">
                <w:rPr>
                  <w:rFonts w:ascii="微软雅黑 Light" w:eastAsia="微软雅黑 Light" w:hAnsi="微软雅黑 Light" w:hint="eastAsia"/>
                  <w:b/>
                  <w:sz w:val="22"/>
                  <w:szCs w:val="22"/>
                </w:rPr>
                <w:t>端寻找学区房</w:t>
              </w:r>
              <w:proofErr w:type="gramEnd"/>
              <w:r w:rsidR="00903C36">
                <w:rPr>
                  <w:rFonts w:ascii="微软雅黑 Light" w:eastAsia="微软雅黑 Light" w:hAnsi="微软雅黑 Light" w:hint="eastAsia"/>
                  <w:b/>
                  <w:sz w:val="22"/>
                  <w:szCs w:val="22"/>
                </w:rPr>
                <w:t>时，这个子系统二还同步工作么</w:t>
              </w:r>
            </w:ins>
            <w:ins w:id="93" w:author="kyx" w:date="2026-08-04T17:17:00Z" w16du:dateUtc="2026-08-04T09:17:00Z">
              <w:r w:rsidR="007C396A">
                <w:rPr>
                  <w:rFonts w:ascii="微软雅黑 Light" w:eastAsia="微软雅黑 Light" w:hAnsi="微软雅黑 Light" w:hint="eastAsia"/>
                  <w:b/>
                  <w:sz w:val="22"/>
                  <w:szCs w:val="22"/>
                </w:rPr>
                <w:t>，</w:t>
              </w:r>
            </w:ins>
            <w:ins w:id="94" w:author="kyx" w:date="2026-08-02T16:33:00Z" w16du:dateUtc="2026-08-02T08:33:00Z">
              <w:r w:rsidR="00903C36">
                <w:rPr>
                  <w:rFonts w:ascii="微软雅黑 Light" w:eastAsia="微软雅黑 Light" w:hAnsi="微软雅黑 Light" w:hint="eastAsia"/>
                  <w:b/>
                  <w:sz w:val="22"/>
                  <w:szCs w:val="22"/>
                </w:rPr>
                <w:t>子系统二中记录的用户A的历史轨迹也</w:t>
              </w:r>
            </w:ins>
            <w:ins w:id="95" w:author="kyx" w:date="2026-08-02T16:34:00Z" w16du:dateUtc="2026-08-02T08:34:00Z">
              <w:r w:rsidR="00903C36">
                <w:rPr>
                  <w:rFonts w:ascii="微软雅黑 Light" w:eastAsia="微软雅黑 Light" w:hAnsi="微软雅黑 Light" w:hint="eastAsia"/>
                  <w:b/>
                  <w:sz w:val="22"/>
                  <w:szCs w:val="22"/>
                </w:rPr>
                <w:t>同步</w:t>
              </w:r>
            </w:ins>
            <w:ins w:id="96" w:author="kyx" w:date="2026-08-02T16:33:00Z" w16du:dateUtc="2026-08-02T08:33:00Z">
              <w:r w:rsidR="00903C36">
                <w:rPr>
                  <w:rFonts w:ascii="微软雅黑 Light" w:eastAsia="微软雅黑 Light" w:hAnsi="微软雅黑 Light" w:hint="eastAsia"/>
                  <w:b/>
                  <w:sz w:val="22"/>
                  <w:szCs w:val="22"/>
                </w:rPr>
                <w:t>提供给GPS通道</w:t>
              </w:r>
            </w:ins>
            <w:ins w:id="97" w:author="kyx" w:date="2026-08-02T16:34:00Z" w16du:dateUtc="2026-08-02T08:34:00Z">
              <w:r w:rsidR="00903C36">
                <w:rPr>
                  <w:rFonts w:ascii="微软雅黑 Light" w:eastAsia="微软雅黑 Light" w:hAnsi="微软雅黑 Light" w:hint="eastAsia"/>
                  <w:b/>
                  <w:sz w:val="22"/>
                  <w:szCs w:val="22"/>
                </w:rPr>
                <w:t>？</w:t>
              </w:r>
            </w:ins>
            <w:ins w:id="98" w:author="kyx" w:date="2026-08-04T17:28:00Z" w16du:dateUtc="2026-08-04T09:28:00Z">
              <w:r>
                <w:rPr>
                  <w:rFonts w:ascii="微软雅黑 Light" w:eastAsia="微软雅黑 Light" w:hAnsi="微软雅黑 Light" w:hint="eastAsia"/>
                  <w:b/>
                  <w:sz w:val="22"/>
                  <w:szCs w:val="22"/>
                </w:rPr>
                <w:t>也即，若常规用户在实际定位时，子系统一会接收子系统二输出的历史轨迹，并基于此进行融合定位么？</w:t>
              </w:r>
            </w:ins>
          </w:p>
          <w:p w14:paraId="1BE2752D" w14:textId="77777777" w:rsidR="00375E7B" w:rsidRDefault="00903C36">
            <w:pPr>
              <w:rPr>
                <w:ins w:id="99" w:author="kyx" w:date="2026-08-04T17:48:00Z" w16du:dateUtc="2026-08-04T09:48:00Z"/>
                <w:rFonts w:ascii="微软雅黑 Light" w:eastAsia="微软雅黑 Light" w:hAnsi="微软雅黑 Light" w:hint="eastAsia"/>
                <w:b/>
                <w:sz w:val="22"/>
                <w:szCs w:val="22"/>
              </w:rPr>
            </w:pPr>
            <w:ins w:id="100" w:author="kyx" w:date="2026-08-02T16:34:00Z" w16du:dateUtc="2026-08-02T08:34:00Z">
              <w:r>
                <w:rPr>
                  <w:rFonts w:ascii="微软雅黑 Light" w:eastAsia="微软雅黑 Light" w:hAnsi="微软雅黑 Light" w:hint="eastAsia"/>
                  <w:b/>
                  <w:sz w:val="22"/>
                  <w:szCs w:val="22"/>
                </w:rPr>
                <w:t>子系统二的录制，是实时录制？</w:t>
              </w:r>
            </w:ins>
            <w:ins w:id="101" w:author="kyx" w:date="2026-08-04T17:48:00Z" w16du:dateUtc="2026-08-04T09:48:00Z">
              <w:r w:rsidR="00375E7B">
                <w:rPr>
                  <w:rFonts w:ascii="微软雅黑 Light" w:eastAsia="微软雅黑 Light" w:hAnsi="微软雅黑 Light" w:hint="eastAsia"/>
                  <w:b/>
                  <w:sz w:val="22"/>
                  <w:szCs w:val="22"/>
                </w:rPr>
                <w:t>以及录制什么呢，录制行走轨迹还是行走时拍摄的真实环境画面？</w:t>
              </w:r>
            </w:ins>
          </w:p>
          <w:p w14:paraId="2DAD8567" w14:textId="563DCCB1" w:rsidR="00903C36" w:rsidRDefault="007C396A">
            <w:pPr>
              <w:rPr>
                <w:ins w:id="102" w:author="kyx" w:date="2026-08-04T17:12:00Z" w16du:dateUtc="2026-08-04T09:12:00Z"/>
                <w:rFonts w:ascii="微软雅黑 Light" w:eastAsia="微软雅黑 Light" w:hAnsi="微软雅黑 Light" w:hint="eastAsia"/>
                <w:b/>
                <w:sz w:val="22"/>
                <w:szCs w:val="22"/>
              </w:rPr>
            </w:pPr>
            <w:ins w:id="103" w:author="kyx" w:date="2026-08-04T17:18:00Z" w16du:dateUtc="2026-08-04T09:18:00Z">
              <w:r>
                <w:rPr>
                  <w:rFonts w:ascii="微软雅黑 Light" w:eastAsia="微软雅黑 Light" w:hAnsi="微软雅黑 Light" w:hint="eastAsia"/>
                  <w:b/>
                  <w:sz w:val="22"/>
                  <w:szCs w:val="22"/>
                </w:rPr>
                <w:t>子系统二的回放，是只由研发人员回放，还是常规人员也可回放？</w:t>
              </w:r>
            </w:ins>
          </w:p>
          <w:p w14:paraId="04DE6C0D" w14:textId="1A7F5E27" w:rsidR="007C396A" w:rsidRPr="00903C36" w:rsidRDefault="007C396A">
            <w:pPr>
              <w:rPr>
                <w:rFonts w:ascii="微软雅黑 Light" w:eastAsia="微软雅黑 Light" w:hAnsi="微软雅黑 Light" w:hint="eastAsia"/>
                <w:b/>
                <w:sz w:val="22"/>
                <w:szCs w:val="22"/>
              </w:rPr>
            </w:pPr>
            <w:ins w:id="104" w:author="kyx" w:date="2026-08-04T17:12:00Z" w16du:dateUtc="2026-08-04T09:12:00Z">
              <w:r>
                <w:rPr>
                  <w:rFonts w:ascii="微软雅黑 Light" w:eastAsia="微软雅黑 Light" w:hAnsi="微软雅黑 Light" w:hint="eastAsia"/>
                  <w:b/>
                  <w:sz w:val="22"/>
                  <w:szCs w:val="22"/>
                </w:rPr>
                <w:t>Q</w:t>
              </w:r>
            </w:ins>
            <w:ins w:id="105" w:author="kyx" w:date="2026-08-04T17:28:00Z" w16du:dateUtc="2026-08-04T09:28:00Z">
              <w:r w:rsidR="00F01790">
                <w:rPr>
                  <w:rFonts w:ascii="微软雅黑 Light" w:eastAsia="微软雅黑 Light" w:hAnsi="微软雅黑 Light" w:hint="eastAsia"/>
                  <w:b/>
                  <w:sz w:val="22"/>
                  <w:szCs w:val="22"/>
                </w:rPr>
                <w:t>2.3）</w:t>
              </w:r>
            </w:ins>
            <w:ins w:id="106" w:author="kyx" w:date="2026-08-04T17:12:00Z" w16du:dateUtc="2026-08-04T09:12:00Z">
              <w:r>
                <w:rPr>
                  <w:rFonts w:ascii="微软雅黑 Light" w:eastAsia="微软雅黑 Light" w:hAnsi="微软雅黑 Light" w:hint="eastAsia"/>
                  <w:b/>
                  <w:sz w:val="22"/>
                  <w:szCs w:val="22"/>
                </w:rPr>
                <w:t>，关于子系统二的作用只是开发测试么？</w:t>
              </w:r>
            </w:ins>
            <w:ins w:id="107" w:author="kyx" w:date="2026-08-04T17:15:00Z" w16du:dateUtc="2026-08-04T09:15:00Z">
              <w:r>
                <w:rPr>
                  <w:rFonts w:ascii="微软雅黑 Light" w:eastAsia="微软雅黑 Light" w:hAnsi="微软雅黑 Light" w:hint="eastAsia"/>
                  <w:b/>
                  <w:sz w:val="22"/>
                  <w:szCs w:val="22"/>
                </w:rPr>
                <w:t>如何理解开发测试，主要是开发测试什么呢，要达到什么效果？能否举例说明？</w:t>
              </w:r>
            </w:ins>
          </w:p>
          <w:p w14:paraId="31C02A87" w14:textId="77777777" w:rsidR="005E55A8" w:rsidRDefault="00000000">
            <w:pPr>
              <w:rPr>
                <w:rFonts w:ascii="微软雅黑 Light" w:eastAsia="微软雅黑 Light" w:hAnsi="微软雅黑 Light" w:hint="eastAsia"/>
                <w:b/>
                <w:sz w:val="22"/>
                <w:szCs w:val="22"/>
              </w:rPr>
            </w:pPr>
            <w:r w:rsidRPr="005A2C0E">
              <w:rPr>
                <w:rFonts w:ascii="微软雅黑 Light" w:eastAsia="微软雅黑 Light" w:hAnsi="微软雅黑 Light" w:hint="eastAsia"/>
                <w:b/>
                <w:sz w:val="22"/>
                <w:szCs w:val="22"/>
                <w:highlight w:val="yellow"/>
              </w:rPr>
              <w:t>子系统</w:t>
            </w:r>
            <w:proofErr w:type="gramStart"/>
            <w:r w:rsidRPr="005A2C0E">
              <w:rPr>
                <w:rFonts w:ascii="微软雅黑 Light" w:eastAsia="微软雅黑 Light" w:hAnsi="微软雅黑 Light" w:hint="eastAsia"/>
                <w:b/>
                <w:sz w:val="22"/>
                <w:szCs w:val="22"/>
                <w:highlight w:val="yellow"/>
              </w:rPr>
              <w:t>一</w:t>
            </w:r>
            <w:proofErr w:type="gramEnd"/>
            <w:r w:rsidRPr="005A2C0E">
              <w:rPr>
                <w:rFonts w:ascii="微软雅黑 Light" w:eastAsia="微软雅黑 Light" w:hAnsi="微软雅黑 Light" w:hint="eastAsia"/>
                <w:b/>
                <w:sz w:val="22"/>
                <w:szCs w:val="22"/>
                <w:highlight w:val="yellow"/>
              </w:rPr>
              <w:t>：多源信号融合定位子系统</w:t>
            </w:r>
          </w:p>
          <w:p w14:paraId="342C39D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核心架构：</w:t>
            </w:r>
            <w:r w:rsidRPr="005A2C0E">
              <w:rPr>
                <w:rFonts w:ascii="微软雅黑 Light" w:eastAsia="微软雅黑 Light" w:hAnsi="微软雅黑 Light" w:hint="eastAsia"/>
                <w:b/>
                <w:sz w:val="22"/>
                <w:szCs w:val="22"/>
                <w:highlight w:val="green"/>
              </w:rPr>
              <w:t>GPS粗定位 + VPS视觉精定位 + 时效性融合决策 + 坐标系转换</w:t>
            </w:r>
          </w:p>
          <w:p w14:paraId="1FB29FF4" w14:textId="77777777" w:rsidR="005E55A8" w:rsidRDefault="00000000">
            <w:pPr>
              <w:jc w:val="center"/>
            </w:pPr>
            <w:r>
              <w:rPr>
                <w:noProof/>
              </w:rPr>
              <w:drawing>
                <wp:inline distT="0" distB="0" distL="114300" distR="114300" wp14:anchorId="65963D80" wp14:editId="4FC23216">
                  <wp:extent cx="544195" cy="1823720"/>
                  <wp:effectExtent l="0" t="0" r="14605" b="508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544195" cy="1823720"/>
                          </a:xfrm>
                          <a:prstGeom prst="rect">
                            <a:avLst/>
                          </a:prstGeom>
                          <a:noFill/>
                          <a:ln>
                            <a:noFill/>
                          </a:ln>
                        </pic:spPr>
                      </pic:pic>
                    </a:graphicData>
                  </a:graphic>
                </wp:inline>
              </w:drawing>
            </w:r>
          </w:p>
          <w:p w14:paraId="22AF20BE" w14:textId="77777777" w:rsidR="005E55A8" w:rsidRDefault="00000000">
            <w:pPr>
              <w:jc w:val="cente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图2: 多源融合定位决策流程图</w:t>
            </w:r>
          </w:p>
          <w:p w14:paraId="3387EF58" w14:textId="6EA371E1"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图2说明：本图展示多源融合定位子系统的</w:t>
            </w:r>
            <w:proofErr w:type="gramStart"/>
            <w:r>
              <w:rPr>
                <w:rFonts w:ascii="微软雅黑 Light" w:eastAsia="微软雅黑 Light" w:hAnsi="微软雅黑 Light" w:hint="eastAsia"/>
                <w:b/>
                <w:sz w:val="22"/>
                <w:szCs w:val="22"/>
              </w:rPr>
              <w:t>完整决策</w:t>
            </w:r>
            <w:proofErr w:type="gramEnd"/>
            <w:r>
              <w:rPr>
                <w:rFonts w:ascii="微软雅黑 Light" w:eastAsia="微软雅黑 Light" w:hAnsi="微软雅黑 Light" w:hint="eastAsia"/>
                <w:b/>
                <w:sz w:val="22"/>
                <w:szCs w:val="22"/>
              </w:rPr>
              <w:t>流程。系统启动后首先通过GPS完成坐标系原点初始化，随后GPS与VPS两路信号并行采集。</w:t>
            </w:r>
            <w:r w:rsidRPr="007A2DEE">
              <w:rPr>
                <w:rFonts w:ascii="微软雅黑 Light" w:eastAsia="微软雅黑 Light" w:hAnsi="微软雅黑 Light" w:hint="eastAsia"/>
                <w:b/>
                <w:color w:val="0070C0"/>
                <w:sz w:val="22"/>
                <w:szCs w:val="22"/>
              </w:rPr>
              <w:t>VPS数据需经两阶段坐标转换</w:t>
            </w:r>
            <w:r>
              <w:rPr>
                <w:rFonts w:ascii="微软雅黑 Light" w:eastAsia="微软雅黑 Light" w:hAnsi="微软雅黑 Light" w:hint="eastAsia"/>
                <w:b/>
                <w:sz w:val="22"/>
                <w:szCs w:val="22"/>
              </w:rPr>
              <w:t>：第一阶段调用`ecefToWGS84()`将ECEF</w:t>
            </w:r>
            <w:ins w:id="108" w:author="kyx" w:date="2026-07-31T10:12:00Z" w16du:dateUtc="2026-07-31T02:12:00Z">
              <w:r w:rsidR="00A21B94">
                <w:rPr>
                  <w:rFonts w:ascii="微软雅黑 Light" w:eastAsia="微软雅黑 Light" w:hAnsi="微软雅黑 Light" w:hint="eastAsia"/>
                  <w:b/>
                  <w:sz w:val="22"/>
                  <w:szCs w:val="22"/>
                </w:rPr>
                <w:t>（</w:t>
              </w:r>
            </w:ins>
            <w:ins w:id="109" w:author="kyx" w:date="2026-07-31T10:12:00Z">
              <w:r w:rsidR="00A21B94" w:rsidRPr="00A21B94">
                <w:rPr>
                  <w:rFonts w:ascii="微软雅黑 Light" w:eastAsia="微软雅黑 Light" w:hAnsi="微软雅黑 Light" w:hint="eastAsia"/>
                  <w:b/>
                  <w:sz w:val="22"/>
                  <w:szCs w:val="22"/>
                </w:rPr>
                <w:t>地心地固坐标系</w:t>
              </w:r>
            </w:ins>
            <w:ins w:id="110" w:author="kyx" w:date="2026-07-31T10:12:00Z" w16du:dateUtc="2026-07-31T02:12:00Z">
              <w:r w:rsidR="00A21B94">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坐标迭代转换为WGS84</w:t>
            </w:r>
            <w:ins w:id="111" w:author="kyx" w:date="2026-07-31T10:12:00Z" w16du:dateUtc="2026-07-31T02:12:00Z">
              <w:r w:rsidR="00A21B94">
                <w:rPr>
                  <w:rFonts w:ascii="微软雅黑 Light" w:eastAsia="微软雅黑 Light" w:hAnsi="微软雅黑 Light" w:hint="eastAsia"/>
                  <w:b/>
                  <w:sz w:val="22"/>
                  <w:szCs w:val="22"/>
                </w:rPr>
                <w:t>（</w:t>
              </w:r>
            </w:ins>
            <w:ins w:id="112" w:author="kyx" w:date="2026-07-31T10:13:00Z">
              <w:r w:rsidR="00A21B94" w:rsidRPr="00A21B94">
                <w:rPr>
                  <w:rFonts w:ascii="微软雅黑 Light" w:eastAsia="微软雅黑 Light" w:hAnsi="微软雅黑 Light" w:hint="eastAsia"/>
                  <w:b/>
                  <w:bCs/>
                  <w:sz w:val="22"/>
                  <w:szCs w:val="22"/>
                </w:rPr>
                <w:t>1984世界大地坐标系</w:t>
              </w:r>
            </w:ins>
            <w:ins w:id="113" w:author="kyx" w:date="2026-07-31T10:12:00Z" w16du:dateUtc="2026-07-31T02:12:00Z">
              <w:r w:rsidR="00A21B94">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（迭代5次收敛），第二阶段调用`transform()`进行GCJ02</w:t>
            </w:r>
            <w:ins w:id="114" w:author="kyx" w:date="2026-07-31T10:15:00Z" w16du:dateUtc="2026-07-31T02:15:00Z">
              <w:r w:rsidR="00A21B94">
                <w:rPr>
                  <w:rFonts w:ascii="微软雅黑 Light" w:eastAsia="微软雅黑 Light" w:hAnsi="微软雅黑 Light" w:hint="eastAsia"/>
                  <w:b/>
                  <w:sz w:val="22"/>
                  <w:szCs w:val="22"/>
                </w:rPr>
                <w:t>（</w:t>
              </w:r>
            </w:ins>
            <w:ins w:id="115" w:author="kyx" w:date="2026-07-31T10:17:00Z" w16du:dateUtc="2026-07-31T02:17:00Z">
              <w:r w:rsidR="00A21B94">
                <w:rPr>
                  <w:rFonts w:ascii="微软雅黑 Light" w:eastAsia="微软雅黑 Light" w:hAnsi="微软雅黑 Light" w:hint="eastAsia"/>
                  <w:b/>
                  <w:sz w:val="22"/>
                  <w:szCs w:val="22"/>
                </w:rPr>
                <w:t>火星坐标系，也即国内测绘加密坐标系</w:t>
              </w:r>
            </w:ins>
            <w:ins w:id="116" w:author="kyx" w:date="2026-07-31T10:15:00Z" w16du:dateUtc="2026-07-31T02:15:00Z">
              <w:r w:rsidR="00A21B94">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→WGS84纠偏，消除中国地</w:t>
            </w:r>
            <w:r>
              <w:rPr>
                <w:rFonts w:ascii="微软雅黑 Light" w:eastAsia="微软雅黑 Light" w:hAnsi="微软雅黑 Light" w:hint="eastAsia"/>
                <w:b/>
                <w:sz w:val="22"/>
                <w:szCs w:val="22"/>
              </w:rPr>
              <w:lastRenderedPageBreak/>
              <w:t>区坐标系偏移引入的20–500米系统性误差。融合决策节点依据时效性规则（`</w:t>
            </w:r>
            <w:proofErr w:type="spellStart"/>
            <w:r>
              <w:rPr>
                <w:rFonts w:ascii="微软雅黑 Light" w:eastAsia="微软雅黑 Light" w:hAnsi="微软雅黑 Light" w:hint="eastAsia"/>
                <w:b/>
                <w:sz w:val="22"/>
                <w:szCs w:val="22"/>
              </w:rPr>
              <w:t>vpsAge</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gpsAge</w:t>
            </w:r>
            <w:proofErr w:type="spellEnd"/>
            <w:r>
              <w:rPr>
                <w:rFonts w:ascii="微软雅黑 Light" w:eastAsia="微软雅黑 Light" w:hAnsi="微软雅黑 Light" w:hint="eastAsia"/>
                <w:b/>
                <w:sz w:val="22"/>
                <w:szCs w:val="22"/>
              </w:rPr>
              <w:t xml:space="preserve"> + 2000ms`）动态选择高精度VPS或兜底GPS数据，无需加权计算，确保定位连续性。当EKF模块启用时，输出频率从1Hz提升至50Hz，提供更平滑的定位轨迹。</w:t>
            </w:r>
          </w:p>
          <w:p w14:paraId="00F5C00A" w14:textId="321761C3" w:rsidR="005E55A8" w:rsidRDefault="00A21B94">
            <w:pPr>
              <w:rPr>
                <w:ins w:id="117" w:author="kyx" w:date="2026-07-31T10:24:00Z" w16du:dateUtc="2026-07-31T02:24:00Z"/>
                <w:rFonts w:ascii="微软雅黑 Light" w:eastAsia="微软雅黑 Light" w:hAnsi="微软雅黑 Light" w:hint="eastAsia"/>
                <w:b/>
                <w:sz w:val="22"/>
                <w:szCs w:val="22"/>
              </w:rPr>
            </w:pPr>
            <w:ins w:id="118" w:author="kyx" w:date="2026-07-31T10:11:00Z" w16du:dateUtc="2026-07-31T02:11:00Z">
              <w:r>
                <w:rPr>
                  <w:rFonts w:ascii="微软雅黑 Light" w:eastAsia="微软雅黑 Light" w:hAnsi="微软雅黑 Light" w:hint="eastAsia"/>
                  <w:b/>
                  <w:sz w:val="22"/>
                  <w:szCs w:val="22"/>
                </w:rPr>
                <w:t>Q1，VPS数据需经两阶段坐标转换，是否为现有技术？转换</w:t>
              </w:r>
            </w:ins>
            <w:ins w:id="119" w:author="kyx" w:date="2026-07-31T10:15:00Z" w16du:dateUtc="2026-07-31T02:15:00Z">
              <w:r>
                <w:rPr>
                  <w:rFonts w:ascii="微软雅黑 Light" w:eastAsia="微软雅黑 Light" w:hAnsi="微软雅黑 Light" w:hint="eastAsia"/>
                  <w:b/>
                  <w:sz w:val="22"/>
                  <w:szCs w:val="22"/>
                </w:rPr>
                <w:t>结果为</w:t>
              </w:r>
            </w:ins>
            <w:ins w:id="120" w:author="kyx" w:date="2026-07-31T10:22:00Z" w16du:dateUtc="2026-07-31T02:22:00Z">
              <w:r w:rsidR="007A2DEE">
                <w:rPr>
                  <w:rFonts w:ascii="微软雅黑 Light" w:eastAsia="微软雅黑 Light" w:hAnsi="微软雅黑 Light" w:hint="eastAsia"/>
                  <w:b/>
                  <w:sz w:val="22"/>
                  <w:szCs w:val="22"/>
                </w:rPr>
                <w:t>无加密无偏移的地理位置</w:t>
              </w:r>
            </w:ins>
            <w:ins w:id="121" w:author="kyx" w:date="2026-07-31T10:16:00Z" w16du:dateUtc="2026-07-31T02:16:00Z">
              <w:r>
                <w:rPr>
                  <w:rFonts w:ascii="微软雅黑 Light" w:eastAsia="微软雅黑 Light" w:hAnsi="微软雅黑 Light" w:hint="eastAsia"/>
                  <w:b/>
                  <w:sz w:val="22"/>
                  <w:szCs w:val="22"/>
                </w:rPr>
                <w:t>数据</w:t>
              </w:r>
            </w:ins>
            <w:ins w:id="122" w:author="kyx" w:date="2026-07-31T10:22:00Z" w16du:dateUtc="2026-07-31T02:22:00Z">
              <w:r w:rsidR="007A2DEE">
                <w:rPr>
                  <w:rFonts w:ascii="微软雅黑 Light" w:eastAsia="微软雅黑 Light" w:hAnsi="微软雅黑 Light" w:hint="eastAsia"/>
                  <w:b/>
                  <w:sz w:val="22"/>
                  <w:szCs w:val="22"/>
                </w:rPr>
                <w:t>（</w:t>
              </w:r>
            </w:ins>
            <w:ins w:id="123" w:author="kyx" w:date="2026-07-31T10:23:00Z" w16du:dateUtc="2026-07-31T02:23:00Z">
              <w:r w:rsidR="007A2DEE" w:rsidRPr="007A2DEE">
                <w:rPr>
                  <w:rFonts w:ascii="微软雅黑 Light" w:eastAsia="微软雅黑 Light" w:hAnsi="微软雅黑 Light" w:hint="eastAsia"/>
                  <w:b/>
                  <w:sz w:val="22"/>
                  <w:szCs w:val="22"/>
                </w:rPr>
                <w:t>WGS84 大地坐标</w:t>
              </w:r>
              <w:r w:rsidR="007A2DEE">
                <w:rPr>
                  <w:rFonts w:ascii="微软雅黑 Light" w:eastAsia="微软雅黑 Light" w:hAnsi="微软雅黑 Light" w:hint="eastAsia"/>
                  <w:b/>
                  <w:sz w:val="22"/>
                  <w:szCs w:val="22"/>
                </w:rPr>
                <w:t>，具体为</w:t>
              </w:r>
            </w:ins>
            <w:ins w:id="124" w:author="kyx" w:date="2026-07-31T10:22:00Z" w16du:dateUtc="2026-07-31T02:22:00Z">
              <w:r w:rsidR="007A2DEE">
                <w:rPr>
                  <w:rFonts w:ascii="微软雅黑 Light" w:eastAsia="微软雅黑 Light" w:hAnsi="微软雅黑 Light" w:hint="eastAsia"/>
                  <w:b/>
                  <w:sz w:val="22"/>
                  <w:szCs w:val="22"/>
                </w:rPr>
                <w:t>经度、纬度、高度）</w:t>
              </w:r>
            </w:ins>
            <w:ins w:id="125" w:author="kyx" w:date="2026-07-31T10:16:00Z" w16du:dateUtc="2026-07-31T02:16:00Z">
              <w:r>
                <w:rPr>
                  <w:rFonts w:ascii="微软雅黑 Light" w:eastAsia="微软雅黑 Light" w:hAnsi="微软雅黑 Light" w:hint="eastAsia"/>
                  <w:b/>
                  <w:sz w:val="22"/>
                  <w:szCs w:val="22"/>
                </w:rPr>
                <w:t>？</w:t>
              </w:r>
            </w:ins>
          </w:p>
          <w:p w14:paraId="187164F7" w14:textId="740C0815" w:rsidR="007A2DEE" w:rsidRDefault="007A2DEE">
            <w:pPr>
              <w:rPr>
                <w:ins w:id="126" w:author="kyx" w:date="2026-07-31T10:26:00Z" w16du:dateUtc="2026-07-31T02:26:00Z"/>
                <w:rFonts w:ascii="微软雅黑 Light" w:eastAsia="微软雅黑 Light" w:hAnsi="微软雅黑 Light" w:hint="eastAsia"/>
                <w:b/>
                <w:sz w:val="22"/>
                <w:szCs w:val="22"/>
              </w:rPr>
            </w:pPr>
            <w:ins w:id="127" w:author="kyx" w:date="2026-07-31T10:24:00Z" w16du:dateUtc="2026-07-31T02:24:00Z">
              <w:r>
                <w:rPr>
                  <w:rFonts w:ascii="微软雅黑 Light" w:eastAsia="微软雅黑 Light" w:hAnsi="微软雅黑 Light" w:hint="eastAsia"/>
                  <w:b/>
                  <w:sz w:val="22"/>
                  <w:szCs w:val="22"/>
                </w:rPr>
                <w:t>Q2，VPS数据比GPS数据的精度更高，我们并行获取</w:t>
              </w:r>
            </w:ins>
            <w:ins w:id="128" w:author="kyx" w:date="2026-07-31T10:25:00Z" w16du:dateUtc="2026-07-31T02:25:00Z">
              <w:r>
                <w:rPr>
                  <w:rFonts w:ascii="微软雅黑 Light" w:eastAsia="微软雅黑 Light" w:hAnsi="微软雅黑 Light" w:hint="eastAsia"/>
                  <w:b/>
                  <w:sz w:val="22"/>
                  <w:szCs w:val="22"/>
                </w:rPr>
                <w:t>VPS数据和GPS数据，然后决策到底采用哪个数据？每个时刻都需要分别获取相应数据</w:t>
              </w:r>
              <w:proofErr w:type="gramStart"/>
              <w:r>
                <w:rPr>
                  <w:rFonts w:ascii="微软雅黑 Light" w:eastAsia="微软雅黑 Light" w:hAnsi="微软雅黑 Light" w:hint="eastAsia"/>
                  <w:b/>
                  <w:sz w:val="22"/>
                  <w:szCs w:val="22"/>
                </w:rPr>
                <w:t>并决策么</w:t>
              </w:r>
              <w:proofErr w:type="gramEnd"/>
              <w:r>
                <w:rPr>
                  <w:rFonts w:ascii="微软雅黑 Light" w:eastAsia="微软雅黑 Light" w:hAnsi="微软雅黑 Light" w:hint="eastAsia"/>
                  <w:b/>
                  <w:sz w:val="22"/>
                  <w:szCs w:val="22"/>
                </w:rPr>
                <w:t>，</w:t>
              </w:r>
            </w:ins>
            <w:ins w:id="129" w:author="kyx" w:date="2026-08-02T16:42:00Z" w16du:dateUtc="2026-08-02T08:42:00Z">
              <w:r w:rsidR="00A52DBD">
                <w:rPr>
                  <w:rFonts w:ascii="微软雅黑 Light" w:eastAsia="微软雅黑 Light" w:hAnsi="微软雅黑 Light" w:hint="eastAsia"/>
                  <w:b/>
                  <w:sz w:val="22"/>
                  <w:szCs w:val="22"/>
                </w:rPr>
                <w:t>也即可能会</w:t>
              </w:r>
            </w:ins>
            <w:ins w:id="130" w:author="kyx" w:date="2026-07-31T10:28:00Z" w16du:dateUtc="2026-07-31T02:28:00Z">
              <w:r>
                <w:rPr>
                  <w:rFonts w:ascii="微软雅黑 Light" w:eastAsia="微软雅黑 Light" w:hAnsi="微软雅黑 Light" w:hint="eastAsia"/>
                  <w:b/>
                  <w:sz w:val="22"/>
                  <w:szCs w:val="22"/>
                </w:rPr>
                <w:t>出现不同时刻采用的数据源不同的情况，</w:t>
              </w:r>
            </w:ins>
            <w:ins w:id="131" w:author="kyx" w:date="2026-07-31T10:25:00Z" w16du:dateUtc="2026-07-31T02:25:00Z">
              <w:r>
                <w:rPr>
                  <w:rFonts w:ascii="微软雅黑 Light" w:eastAsia="微软雅黑 Light" w:hAnsi="微软雅黑 Light" w:hint="eastAsia"/>
                  <w:b/>
                  <w:sz w:val="22"/>
                  <w:szCs w:val="22"/>
                </w:rPr>
                <w:t>比如时刻1决策采用VPS数据，时刻2决策采用GPS</w:t>
              </w:r>
            </w:ins>
            <w:ins w:id="132" w:author="kyx" w:date="2026-07-31T10:26:00Z" w16du:dateUtc="2026-07-31T02:26:00Z">
              <w:r>
                <w:rPr>
                  <w:rFonts w:ascii="微软雅黑 Light" w:eastAsia="微软雅黑 Light" w:hAnsi="微软雅黑 Light" w:hint="eastAsia"/>
                  <w:b/>
                  <w:sz w:val="22"/>
                  <w:szCs w:val="22"/>
                </w:rPr>
                <w:t>数据？</w:t>
              </w:r>
            </w:ins>
          </w:p>
          <w:p w14:paraId="12CA0B36" w14:textId="77777777" w:rsidR="00A21B94" w:rsidRDefault="00A21B94">
            <w:pPr>
              <w:rPr>
                <w:rFonts w:ascii="微软雅黑 Light" w:eastAsia="微软雅黑 Light" w:hAnsi="微软雅黑 Light" w:hint="eastAsia"/>
                <w:b/>
                <w:sz w:val="22"/>
                <w:szCs w:val="22"/>
              </w:rPr>
            </w:pPr>
          </w:p>
          <w:p w14:paraId="6ED4F488" w14:textId="77777777" w:rsidR="005E55A8" w:rsidRPr="007A2DEE" w:rsidRDefault="00000000">
            <w:pPr>
              <w:rPr>
                <w:rFonts w:ascii="微软雅黑 Light" w:eastAsia="微软雅黑 Light" w:hAnsi="微软雅黑 Light" w:hint="eastAsia"/>
                <w:b/>
                <w:color w:val="0070C0"/>
                <w:sz w:val="22"/>
                <w:szCs w:val="22"/>
              </w:rPr>
            </w:pPr>
            <w:r w:rsidRPr="007A2DEE">
              <w:rPr>
                <w:rFonts w:ascii="微软雅黑 Light" w:eastAsia="微软雅黑 Light" w:hAnsi="微软雅黑 Light" w:hint="eastAsia"/>
                <w:b/>
                <w:color w:val="0070C0"/>
                <w:sz w:val="22"/>
                <w:szCs w:val="22"/>
              </w:rPr>
              <w:t>（1）GPS粗定位模块</w:t>
            </w:r>
          </w:p>
          <w:p w14:paraId="7AB5E862"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通过浏览器Geolocation API（</w:t>
            </w:r>
            <w:proofErr w:type="spellStart"/>
            <w:r>
              <w:rPr>
                <w:rFonts w:ascii="微软雅黑 Light" w:eastAsia="微软雅黑 Light" w:hAnsi="微软雅黑 Light" w:hint="eastAsia"/>
                <w:b/>
                <w:sz w:val="22"/>
                <w:szCs w:val="22"/>
              </w:rPr>
              <w:t>navigator.geolocation.watchPosition</w:t>
            </w:r>
            <w:proofErr w:type="spellEnd"/>
            <w:r>
              <w:rPr>
                <w:rFonts w:ascii="微软雅黑 Light" w:eastAsia="微软雅黑 Light" w:hAnsi="微软雅黑 Light" w:hint="eastAsia"/>
                <w:b/>
                <w:sz w:val="22"/>
                <w:szCs w:val="22"/>
              </w:rPr>
              <w:t>）持续监听设备GPS位置；</w:t>
            </w:r>
          </w:p>
          <w:p w14:paraId="2FA1016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配置</w:t>
            </w:r>
            <w:proofErr w:type="spellStart"/>
            <w:r>
              <w:rPr>
                <w:rFonts w:ascii="微软雅黑 Light" w:eastAsia="微软雅黑 Light" w:hAnsi="微软雅黑 Light" w:hint="eastAsia"/>
                <w:b/>
                <w:sz w:val="22"/>
                <w:szCs w:val="22"/>
              </w:rPr>
              <w:t>enableHighAccuracy</w:t>
            </w:r>
            <w:proofErr w:type="spellEnd"/>
            <w:r>
              <w:rPr>
                <w:rFonts w:ascii="微软雅黑 Light" w:eastAsia="微软雅黑 Light" w:hAnsi="微软雅黑 Light" w:hint="eastAsia"/>
                <w:b/>
                <w:sz w:val="22"/>
                <w:szCs w:val="22"/>
              </w:rPr>
              <w:t>: true启用高精度模式，</w:t>
            </w:r>
            <w:proofErr w:type="spellStart"/>
            <w:r>
              <w:rPr>
                <w:rFonts w:ascii="微软雅黑 Light" w:eastAsia="微软雅黑 Light" w:hAnsi="微软雅黑 Light" w:hint="eastAsia"/>
                <w:b/>
                <w:sz w:val="22"/>
                <w:szCs w:val="22"/>
              </w:rPr>
              <w:t>maximumAge</w:t>
            </w:r>
            <w:proofErr w:type="spellEnd"/>
            <w:r>
              <w:rPr>
                <w:rFonts w:ascii="微软雅黑 Light" w:eastAsia="微软雅黑 Light" w:hAnsi="微软雅黑 Light" w:hint="eastAsia"/>
                <w:b/>
                <w:sz w:val="22"/>
                <w:szCs w:val="22"/>
              </w:rPr>
              <w:t>: 0避免使用缓存数据；</w:t>
            </w:r>
          </w:p>
          <w:p w14:paraId="4EBF5B0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实时获取WGS84经纬度和精度估算值，作为VPS冷启动时的初始定位和搜索区域约束；</w:t>
            </w:r>
          </w:p>
          <w:p w14:paraId="1E14057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在VPS</w:t>
            </w:r>
            <w:proofErr w:type="gramStart"/>
            <w:r>
              <w:rPr>
                <w:rFonts w:ascii="微软雅黑 Light" w:eastAsia="微软雅黑 Light" w:hAnsi="微软雅黑 Light" w:hint="eastAsia"/>
                <w:b/>
                <w:sz w:val="22"/>
                <w:szCs w:val="22"/>
              </w:rPr>
              <w:t>不</w:t>
            </w:r>
            <w:proofErr w:type="gramEnd"/>
            <w:r>
              <w:rPr>
                <w:rFonts w:ascii="微软雅黑 Light" w:eastAsia="微软雅黑 Light" w:hAnsi="微软雅黑 Light" w:hint="eastAsia"/>
                <w:b/>
                <w:sz w:val="22"/>
                <w:szCs w:val="22"/>
              </w:rPr>
              <w:t>可用时提供兜底定位服务，确保系统连续可用性。</w:t>
            </w:r>
          </w:p>
          <w:p w14:paraId="01238679" w14:textId="77777777" w:rsidR="005E55A8" w:rsidRDefault="005E55A8">
            <w:pPr>
              <w:rPr>
                <w:rFonts w:ascii="微软雅黑 Light" w:eastAsia="微软雅黑 Light" w:hAnsi="微软雅黑 Light" w:hint="eastAsia"/>
                <w:b/>
                <w:sz w:val="22"/>
                <w:szCs w:val="22"/>
              </w:rPr>
            </w:pPr>
          </w:p>
          <w:p w14:paraId="4AEA7F50" w14:textId="77777777" w:rsidR="005E55A8" w:rsidRPr="007A2DEE" w:rsidRDefault="00000000">
            <w:pPr>
              <w:rPr>
                <w:rFonts w:ascii="微软雅黑 Light" w:eastAsia="微软雅黑 Light" w:hAnsi="微软雅黑 Light" w:hint="eastAsia"/>
                <w:b/>
                <w:color w:val="0070C0"/>
                <w:sz w:val="22"/>
                <w:szCs w:val="22"/>
              </w:rPr>
            </w:pPr>
            <w:r w:rsidRPr="007A2DEE">
              <w:rPr>
                <w:rFonts w:ascii="微软雅黑 Light" w:eastAsia="微软雅黑 Light" w:hAnsi="微软雅黑 Light" w:hint="eastAsia"/>
                <w:b/>
                <w:color w:val="0070C0"/>
                <w:sz w:val="22"/>
                <w:szCs w:val="22"/>
              </w:rPr>
              <w:t>（2）VPS视觉精定位模块</w:t>
            </w:r>
          </w:p>
          <w:p w14:paraId="2122F21D"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定时器（默认1000ms）触发视频</w:t>
            </w:r>
            <w:proofErr w:type="gramStart"/>
            <w:r>
              <w:rPr>
                <w:rFonts w:ascii="微软雅黑 Light" w:eastAsia="微软雅黑 Light" w:hAnsi="微软雅黑 Light" w:hint="eastAsia"/>
                <w:b/>
                <w:sz w:val="22"/>
                <w:szCs w:val="22"/>
              </w:rPr>
              <w:t>帧</w:t>
            </w:r>
            <w:proofErr w:type="gramEnd"/>
            <w:r>
              <w:rPr>
                <w:rFonts w:ascii="微软雅黑 Light" w:eastAsia="微软雅黑 Light" w:hAnsi="微软雅黑 Light" w:hint="eastAsia"/>
                <w:b/>
                <w:sz w:val="22"/>
                <w:szCs w:val="22"/>
              </w:rPr>
              <w:t>捕获：从页面&amp;</w:t>
            </w:r>
            <w:proofErr w:type="spellStart"/>
            <w:r>
              <w:rPr>
                <w:rFonts w:ascii="微软雅黑 Light" w:eastAsia="微软雅黑 Light" w:hAnsi="微软雅黑 Light" w:hint="eastAsia"/>
                <w:b/>
                <w:sz w:val="22"/>
                <w:szCs w:val="22"/>
              </w:rPr>
              <w:t>lt;video&amp;gt</w:t>
            </w:r>
            <w:proofErr w:type="spellEnd"/>
            <w:r>
              <w:rPr>
                <w:rFonts w:ascii="微软雅黑 Light" w:eastAsia="微软雅黑 Light" w:hAnsi="微软雅黑 Light" w:hint="eastAsia"/>
                <w:b/>
                <w:sz w:val="22"/>
                <w:szCs w:val="22"/>
              </w:rPr>
              <w:t>;元素绘制</w:t>
            </w:r>
            <w:proofErr w:type="gramStart"/>
            <w:r>
              <w:rPr>
                <w:rFonts w:ascii="微软雅黑 Light" w:eastAsia="微软雅黑 Light" w:hAnsi="微软雅黑 Light" w:hint="eastAsia"/>
                <w:b/>
                <w:sz w:val="22"/>
                <w:szCs w:val="22"/>
              </w:rPr>
              <w:t>当前帧至</w:t>
            </w:r>
            <w:proofErr w:type="gramEnd"/>
            <w:r>
              <w:rPr>
                <w:rFonts w:ascii="微软雅黑 Light" w:eastAsia="微软雅黑 Light" w:hAnsi="微软雅黑 Light" w:hint="eastAsia"/>
                <w:b/>
                <w:sz w:val="22"/>
                <w:szCs w:val="22"/>
              </w:rPr>
              <w:t>Canvas，转换为JPEG格式（quality 0.8）；</w:t>
            </w:r>
          </w:p>
          <w:p w14:paraId="54AEFD8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通过HTTP POST请求发送至VPS服务端，携带focal参数（相机焦距，用于PnP求解）和GPS辅助定位信息（缩小匹配范围）；</w:t>
            </w:r>
          </w:p>
          <w:p w14:paraId="584015D4"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解析响应获取ECEF空间坐标（</w:t>
            </w:r>
            <w:proofErr w:type="spellStart"/>
            <w:r>
              <w:rPr>
                <w:rFonts w:ascii="微软雅黑 Light" w:eastAsia="微软雅黑 Light" w:hAnsi="微软雅黑 Light" w:hint="eastAsia"/>
                <w:b/>
                <w:sz w:val="22"/>
                <w:szCs w:val="22"/>
              </w:rPr>
              <w:t>pose.position.x</w:t>
            </w:r>
            <w:proofErr w:type="spellEnd"/>
            <w:r>
              <w:rPr>
                <w:rFonts w:ascii="微软雅黑 Light" w:eastAsia="微软雅黑 Light" w:hAnsi="微软雅黑 Light" w:hint="eastAsia"/>
                <w:b/>
                <w:sz w:val="22"/>
                <w:szCs w:val="22"/>
              </w:rPr>
              <w:t>/y/z，单位米）和3×3旋转矩阵（</w:t>
            </w:r>
            <w:proofErr w:type="spellStart"/>
            <w:r>
              <w:rPr>
                <w:rFonts w:ascii="微软雅黑 Light" w:eastAsia="微软雅黑 Light" w:hAnsi="微软雅黑 Light" w:hint="eastAsia"/>
                <w:b/>
                <w:sz w:val="22"/>
                <w:szCs w:val="22"/>
              </w:rPr>
              <w:t>pose.rotation</w:t>
            </w:r>
            <w:proofErr w:type="spellEnd"/>
            <w:r>
              <w:rPr>
                <w:rFonts w:ascii="微软雅黑 Light" w:eastAsia="微软雅黑 Light" w:hAnsi="微软雅黑 Light" w:hint="eastAsia"/>
                <w:b/>
                <w:sz w:val="22"/>
                <w:szCs w:val="22"/>
              </w:rPr>
              <w:t>，行主序格式）；</w:t>
            </w:r>
          </w:p>
          <w:p w14:paraId="00C76B9F" w14:textId="77777777" w:rsidR="00AC2871"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将定位精度</w:t>
            </w:r>
            <w:proofErr w:type="gramStart"/>
            <w:r>
              <w:rPr>
                <w:rFonts w:ascii="微软雅黑 Light" w:eastAsia="微软雅黑 Light" w:hAnsi="微软雅黑 Light" w:hint="eastAsia"/>
                <w:b/>
                <w:sz w:val="22"/>
                <w:szCs w:val="22"/>
              </w:rPr>
              <w:t>从米级提升</w:t>
            </w:r>
            <w:proofErr w:type="gramEnd"/>
            <w:r>
              <w:rPr>
                <w:rFonts w:ascii="微软雅黑 Light" w:eastAsia="微软雅黑 Light" w:hAnsi="微软雅黑 Light" w:hint="eastAsia"/>
                <w:b/>
                <w:sz w:val="22"/>
                <w:szCs w:val="22"/>
              </w:rPr>
              <w:t>至分米级，周期性校准GPS漂移。</w:t>
            </w:r>
          </w:p>
          <w:p w14:paraId="48DA7D0C" w14:textId="2859315C" w:rsidR="005E55A8" w:rsidRPr="007A2DEE" w:rsidRDefault="00000000">
            <w:pPr>
              <w:rPr>
                <w:rFonts w:ascii="微软雅黑 Light" w:eastAsia="微软雅黑 Light" w:hAnsi="微软雅黑 Light" w:hint="eastAsia"/>
                <w:b/>
                <w:color w:val="0070C0"/>
                <w:sz w:val="22"/>
                <w:szCs w:val="22"/>
              </w:rPr>
            </w:pPr>
            <w:r w:rsidRPr="007A2DEE">
              <w:rPr>
                <w:rFonts w:ascii="微软雅黑 Light" w:eastAsia="微软雅黑 Light" w:hAnsi="微软雅黑 Light" w:hint="eastAsia"/>
                <w:b/>
                <w:color w:val="0070C0"/>
                <w:sz w:val="22"/>
                <w:szCs w:val="22"/>
              </w:rPr>
              <w:t>（3）坐标转换模块</w:t>
            </w:r>
          </w:p>
          <w:p w14:paraId="00FC0C6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第一阶段 - ECEF → WGS84：使用ecefToWGS84()函数，基于WGS84椭球参数（a=6378137.0长半轴，e²≈0.00669438第一偏心率平方）通过迭代算法（5次）计算纬度、经度、高程；</w:t>
            </w:r>
          </w:p>
          <w:p w14:paraId="60758DF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第二阶段 - GCJ02纠偏：由于VPS服务端返回的ECEF坐标已含GCJ02偏移（适配中国地区地图服务），需调用@vortex/geo-math库的transform()函数进行GCJ02→WGS84纠偏，否则与GPS融合时产生20-500米系统性偏差；</w:t>
            </w:r>
          </w:p>
          <w:p w14:paraId="18D4D4F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坐标系建立：以设备初始化（应用启动时首次GPS定位）时的经纬度为原点，建立Web Mercator投影坐标系（EPSG:3857），为后续Three.js世界坐标转换提供基准。</w:t>
            </w:r>
          </w:p>
          <w:p w14:paraId="2C92E7E5" w14:textId="77777777" w:rsidR="005E55A8" w:rsidRPr="007A2DEE" w:rsidRDefault="00000000">
            <w:pPr>
              <w:rPr>
                <w:rFonts w:ascii="微软雅黑 Light" w:eastAsia="微软雅黑 Light" w:hAnsi="微软雅黑 Light" w:hint="eastAsia"/>
                <w:b/>
                <w:color w:val="0070C0"/>
                <w:sz w:val="22"/>
                <w:szCs w:val="22"/>
              </w:rPr>
            </w:pPr>
            <w:r w:rsidRPr="007A2DEE">
              <w:rPr>
                <w:rFonts w:ascii="微软雅黑 Light" w:eastAsia="微软雅黑 Light" w:hAnsi="微软雅黑 Light" w:hint="eastAsia"/>
                <w:b/>
                <w:color w:val="0070C0"/>
                <w:sz w:val="22"/>
                <w:szCs w:val="22"/>
              </w:rPr>
              <w:t>（4）时效性融合决策模块</w:t>
            </w:r>
          </w:p>
          <w:p w14:paraId="1AD718F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比较VPS和GPS最新数据的时间戳年龄（当前时间 - 数据时间戳）；</w:t>
            </w:r>
          </w:p>
          <w:p w14:paraId="48E51D89" w14:textId="423B02C2"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决策规则：若</w:t>
            </w:r>
            <w:proofErr w:type="spellStart"/>
            <w:r>
              <w:rPr>
                <w:rFonts w:ascii="微软雅黑 Light" w:eastAsia="微软雅黑 Light" w:hAnsi="微软雅黑 Light" w:hint="eastAsia"/>
                <w:b/>
                <w:sz w:val="22"/>
                <w:szCs w:val="22"/>
              </w:rPr>
              <w:t>vpsAge</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gpsAge</w:t>
            </w:r>
            <w:proofErr w:type="spellEnd"/>
            <w:r>
              <w:rPr>
                <w:rFonts w:ascii="微软雅黑 Light" w:eastAsia="微软雅黑 Light" w:hAnsi="微软雅黑 Light" w:hint="eastAsia"/>
                <w:b/>
                <w:sz w:val="22"/>
                <w:szCs w:val="22"/>
              </w:rPr>
              <w:t xml:space="preserve"> + 2000ms，则优先使用VPS数据（高精度），否则使用GPS数据（兜底）；</w:t>
            </w:r>
            <w:ins w:id="133" w:author="kyx" w:date="2026-07-31T10:33:00Z" w16du:dateUtc="2026-07-31T02:33:00Z">
              <w:r w:rsidR="00185C12">
                <w:rPr>
                  <w:rFonts w:ascii="微软雅黑 Light" w:eastAsia="微软雅黑 Light" w:hAnsi="微软雅黑 Light" w:hint="eastAsia"/>
                  <w:b/>
                  <w:sz w:val="22"/>
                  <w:szCs w:val="22"/>
                </w:rPr>
                <w:t>（以上决策依据如何理解？是优先选择</w:t>
              </w:r>
              <w:proofErr w:type="gramStart"/>
              <w:r w:rsidR="00185C12">
                <w:rPr>
                  <w:rFonts w:ascii="微软雅黑 Light" w:eastAsia="微软雅黑 Light" w:hAnsi="微软雅黑 Light" w:hint="eastAsia"/>
                  <w:b/>
                  <w:sz w:val="22"/>
                  <w:szCs w:val="22"/>
                </w:rPr>
                <w:t>近时间</w:t>
              </w:r>
              <w:proofErr w:type="gramEnd"/>
              <w:r w:rsidR="00185C12">
                <w:rPr>
                  <w:rFonts w:ascii="微软雅黑 Light" w:eastAsia="微软雅黑 Light" w:hAnsi="微软雅黑 Light" w:hint="eastAsia"/>
                  <w:b/>
                  <w:sz w:val="22"/>
                  <w:szCs w:val="22"/>
                </w:rPr>
                <w:t>的VPS数据，如果VPS数据时间较远，则选择GPS数据？）</w:t>
              </w:r>
            </w:ins>
          </w:p>
          <w:p w14:paraId="18AAE2E5" w14:textId="5D08CC13"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直接采用选中数据源的经纬度、精度、航向角，不进行加权计算，简化融合逻辑</w:t>
            </w:r>
            <w:ins w:id="134" w:author="kyx" w:date="2026-07-31T10:30:00Z" w16du:dateUtc="2026-07-31T02:30:00Z">
              <w:r w:rsidR="007A2DEE">
                <w:rPr>
                  <w:rFonts w:ascii="微软雅黑 Light" w:eastAsia="微软雅黑 Light" w:hAnsi="微软雅黑 Light" w:hint="eastAsia"/>
                  <w:b/>
                  <w:sz w:val="22"/>
                  <w:szCs w:val="22"/>
                </w:rPr>
                <w:t>（这句</w:t>
              </w:r>
              <w:proofErr w:type="gramStart"/>
              <w:r w:rsidR="007A2DEE">
                <w:rPr>
                  <w:rFonts w:ascii="微软雅黑 Light" w:eastAsia="微软雅黑 Light" w:hAnsi="微软雅黑 Light" w:hint="eastAsia"/>
                  <w:b/>
                  <w:sz w:val="22"/>
                  <w:szCs w:val="22"/>
                </w:rPr>
                <w:t>话如何</w:t>
              </w:r>
              <w:proofErr w:type="gramEnd"/>
              <w:r w:rsidR="007A2DEE">
                <w:rPr>
                  <w:rFonts w:ascii="微软雅黑 Light" w:eastAsia="微软雅黑 Light" w:hAnsi="微软雅黑 Light" w:hint="eastAsia"/>
                  <w:b/>
                  <w:sz w:val="22"/>
                  <w:szCs w:val="22"/>
                </w:rPr>
                <w:t>理解？</w:t>
              </w:r>
            </w:ins>
            <w:ins w:id="135" w:author="kyx" w:date="2026-07-31T10:31:00Z" w16du:dateUtc="2026-07-31T02:31:00Z">
              <w:r w:rsidR="007A2DEE">
                <w:rPr>
                  <w:rFonts w:ascii="微软雅黑 Light" w:eastAsia="微软雅黑 Light" w:hAnsi="微软雅黑 Light" w:hint="eastAsia"/>
                  <w:b/>
                  <w:sz w:val="22"/>
                  <w:szCs w:val="22"/>
                </w:rPr>
                <w:t>之前不是已经决策二选</w:t>
              </w:r>
              <w:proofErr w:type="gramStart"/>
              <w:r w:rsidR="007A2DEE">
                <w:rPr>
                  <w:rFonts w:ascii="微软雅黑 Light" w:eastAsia="微软雅黑 Light" w:hAnsi="微软雅黑 Light" w:hint="eastAsia"/>
                  <w:b/>
                  <w:sz w:val="22"/>
                  <w:szCs w:val="22"/>
                </w:rPr>
                <w:t>一</w:t>
              </w:r>
              <w:proofErr w:type="gramEnd"/>
              <w:r w:rsidR="007A2DEE">
                <w:rPr>
                  <w:rFonts w:ascii="微软雅黑 Light" w:eastAsia="微软雅黑 Light" w:hAnsi="微软雅黑 Light" w:hint="eastAsia"/>
                  <w:b/>
                  <w:sz w:val="22"/>
                  <w:szCs w:val="22"/>
                </w:rPr>
                <w:t>，也即决策出到底采用VPS数据还是GPS数据了么，此处的融合逻辑是指？</w:t>
              </w:r>
            </w:ins>
            <w:ins w:id="136" w:author="kyx" w:date="2026-07-31T10:30:00Z" w16du:dateUtc="2026-07-31T02:30:00Z">
              <w:r w:rsidR="007A2DEE">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
          <w:p w14:paraId="6ECF21A9" w14:textId="7D196BF2" w:rsidR="005E55A8" w:rsidDel="00185C12" w:rsidRDefault="00000000">
            <w:pPr>
              <w:rPr>
                <w:del w:id="137" w:author="kyx" w:date="2026-07-31T10:33:00Z" w16du:dateUtc="2026-07-31T02:33:00Z"/>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通过</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事件（频率1000ms）对外发布融合位置</w:t>
            </w:r>
            <w:ins w:id="138" w:author="kyx" w:date="2026-07-31T10:32:00Z" w16du:dateUtc="2026-07-31T02:32:00Z">
              <w:r w:rsidR="00185C12">
                <w:rPr>
                  <w:rFonts w:ascii="微软雅黑 Light" w:eastAsia="微软雅黑 Light" w:hAnsi="微软雅黑 Light" w:hint="eastAsia"/>
                  <w:b/>
                  <w:sz w:val="22"/>
                  <w:szCs w:val="22"/>
                </w:rPr>
                <w:t>（融合位置具体是指？对外发布具体是指对</w:t>
              </w:r>
            </w:ins>
            <w:ins w:id="139" w:author="kyx" w:date="2026-08-02T10:16:00Z" w16du:dateUtc="2026-08-02T02:16:00Z">
              <w:r w:rsidR="00244247">
                <w:rPr>
                  <w:rFonts w:ascii="微软雅黑 Light" w:eastAsia="微软雅黑 Light" w:hAnsi="微软雅黑 Light" w:hint="eastAsia"/>
                  <w:b/>
                  <w:sz w:val="22"/>
                  <w:szCs w:val="22"/>
                </w:rPr>
                <w:t>子系统</w:t>
              </w:r>
              <w:proofErr w:type="gramStart"/>
              <w:r w:rsidR="00244247">
                <w:rPr>
                  <w:rFonts w:ascii="微软雅黑 Light" w:eastAsia="微软雅黑 Light" w:hAnsi="微软雅黑 Light" w:hint="eastAsia"/>
                  <w:b/>
                  <w:sz w:val="22"/>
                  <w:szCs w:val="22"/>
                </w:rPr>
                <w:t>三</w:t>
              </w:r>
            </w:ins>
            <w:ins w:id="140" w:author="kyx" w:date="2026-08-04T17:25:00Z" w16du:dateUtc="2026-08-04T09:25:00Z">
              <w:r w:rsidR="00F01790">
                <w:rPr>
                  <w:rFonts w:ascii="微软雅黑 Light" w:eastAsia="微软雅黑 Light" w:hAnsi="微软雅黑 Light" w:hint="eastAsia"/>
                  <w:b/>
                  <w:sz w:val="22"/>
                  <w:szCs w:val="22"/>
                </w:rPr>
                <w:t>发布</w:t>
              </w:r>
            </w:ins>
            <w:ins w:id="141" w:author="kyx" w:date="2026-08-02T10:16:00Z" w16du:dateUtc="2026-08-02T02:16:00Z">
              <w:r w:rsidR="00244247">
                <w:rPr>
                  <w:rFonts w:ascii="微软雅黑 Light" w:eastAsia="微软雅黑 Light" w:hAnsi="微软雅黑 Light" w:hint="eastAsia"/>
                  <w:b/>
                  <w:sz w:val="22"/>
                  <w:szCs w:val="22"/>
                </w:rPr>
                <w:t>么</w:t>
              </w:r>
              <w:proofErr w:type="gramEnd"/>
              <w:r w:rsidR="00244247">
                <w:rPr>
                  <w:rFonts w:ascii="微软雅黑 Light" w:eastAsia="微软雅黑 Light" w:hAnsi="微软雅黑 Light" w:hint="eastAsia"/>
                  <w:b/>
                  <w:sz w:val="22"/>
                  <w:szCs w:val="22"/>
                </w:rPr>
                <w:t>？</w:t>
              </w:r>
            </w:ins>
            <w:ins w:id="142" w:author="kyx" w:date="2026-08-04T17:25:00Z" w16du:dateUtc="2026-08-04T09:25:00Z">
              <w:r w:rsidR="00F01790">
                <w:rPr>
                  <w:rFonts w:ascii="微软雅黑 Light" w:eastAsia="微软雅黑 Light" w:hAnsi="微软雅黑 Light" w:hint="eastAsia"/>
                  <w:b/>
                  <w:sz w:val="22"/>
                  <w:szCs w:val="22"/>
                </w:rPr>
                <w:t>另外，子系统二要获取轨迹，是否也需要通过子系统</w:t>
              </w:r>
              <w:proofErr w:type="gramStart"/>
              <w:r w:rsidR="00F01790">
                <w:rPr>
                  <w:rFonts w:ascii="微软雅黑 Light" w:eastAsia="微软雅黑 Light" w:hAnsi="微软雅黑 Light" w:hint="eastAsia"/>
                  <w:b/>
                  <w:sz w:val="22"/>
                  <w:szCs w:val="22"/>
                </w:rPr>
                <w:t>一</w:t>
              </w:r>
              <w:proofErr w:type="gramEnd"/>
              <w:r w:rsidR="00F01790">
                <w:rPr>
                  <w:rFonts w:ascii="微软雅黑 Light" w:eastAsia="微软雅黑 Light" w:hAnsi="微软雅黑 Light" w:hint="eastAsia"/>
                  <w:b/>
                  <w:sz w:val="22"/>
                  <w:szCs w:val="22"/>
                </w:rPr>
                <w:t>获取位置？</w:t>
              </w:r>
            </w:ins>
            <w:ins w:id="143" w:author="kyx" w:date="2026-08-04T21:42:00Z" w16du:dateUtc="2026-08-04T13:42:00Z">
              <w:r w:rsidR="00845C30">
                <w:rPr>
                  <w:rFonts w:ascii="微软雅黑 Light" w:eastAsia="微软雅黑 Light" w:hAnsi="微软雅黑 Light" w:hint="eastAsia"/>
                  <w:b/>
                  <w:sz w:val="22"/>
                  <w:szCs w:val="22"/>
                </w:rPr>
                <w:t>（</w:t>
              </w:r>
            </w:ins>
            <w:ins w:id="144" w:author="kyx" w:date="2026-08-04T17:26:00Z" w16du:dateUtc="2026-08-04T09:26:00Z">
              <w:r w:rsidR="00F01790">
                <w:rPr>
                  <w:rFonts w:ascii="微软雅黑 Light" w:eastAsia="微软雅黑 Light" w:hAnsi="微软雅黑 Light" w:hint="eastAsia"/>
                  <w:b/>
                  <w:sz w:val="22"/>
                  <w:szCs w:val="22"/>
                </w:rPr>
                <w:t>但图1未显示，只示意子系统二将历史轨迹提供给子系统</w:t>
              </w:r>
              <w:proofErr w:type="gramStart"/>
              <w:r w:rsidR="00F01790">
                <w:rPr>
                  <w:rFonts w:ascii="微软雅黑 Light" w:eastAsia="微软雅黑 Light" w:hAnsi="微软雅黑 Light" w:hint="eastAsia"/>
                  <w:b/>
                  <w:sz w:val="22"/>
                  <w:szCs w:val="22"/>
                </w:rPr>
                <w:t>一</w:t>
              </w:r>
              <w:proofErr w:type="gramEnd"/>
              <w:r w:rsidR="00F01790">
                <w:rPr>
                  <w:rFonts w:ascii="微软雅黑 Light" w:eastAsia="微软雅黑 Light" w:hAnsi="微软雅黑 Light" w:hint="eastAsia"/>
                  <w:b/>
                  <w:sz w:val="22"/>
                  <w:szCs w:val="22"/>
                </w:rPr>
                <w:t>）</w:t>
              </w:r>
            </w:ins>
            <w:ins w:id="145" w:author="kyx" w:date="2026-07-31T10:32:00Z" w16du:dateUtc="2026-07-31T02:32:00Z">
              <w:r w:rsidR="00185C12">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，携带</w:t>
            </w:r>
            <w:proofErr w:type="spellStart"/>
            <w:r>
              <w:rPr>
                <w:rFonts w:ascii="微软雅黑 Light" w:eastAsia="微软雅黑 Light" w:hAnsi="微软雅黑 Light" w:hint="eastAsia"/>
                <w:b/>
                <w:sz w:val="22"/>
                <w:szCs w:val="22"/>
              </w:rPr>
              <w:t>IFusionLocation</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lat</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 accuracy, timestamp, source('GPS'|'VPS'), heading}。</w:t>
            </w:r>
          </w:p>
          <w:p w14:paraId="391D28DA" w14:textId="58C0F01A" w:rsidR="007A2DEE" w:rsidRPr="00F01790" w:rsidDel="00185C12" w:rsidRDefault="00A52DBD">
            <w:pPr>
              <w:rPr>
                <w:del w:id="146" w:author="kyx" w:date="2026-07-31T10:33:00Z" w16du:dateUtc="2026-07-31T02:33:00Z"/>
                <w:rFonts w:ascii="微软雅黑 Light" w:eastAsia="微软雅黑 Light" w:hAnsi="微软雅黑 Light" w:hint="eastAsia"/>
                <w:b/>
                <w:color w:val="0070C0"/>
                <w:sz w:val="22"/>
                <w:szCs w:val="22"/>
              </w:rPr>
            </w:pPr>
            <w:ins w:id="147" w:author="kyx" w:date="2026-08-02T16:43:00Z" w16du:dateUtc="2026-08-02T08:43:00Z">
              <w:r>
                <w:rPr>
                  <w:rFonts w:ascii="微软雅黑 Light" w:eastAsia="微软雅黑 Light" w:hAnsi="微软雅黑 Light" w:hint="eastAsia"/>
                  <w:b/>
                  <w:sz w:val="22"/>
                  <w:szCs w:val="22"/>
                </w:rPr>
                <w:t>疑问：参见图1，显示子系统二将</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注入实时融合决策模块，</w:t>
              </w:r>
            </w:ins>
            <w:ins w:id="148" w:author="kyx" w:date="2026-08-02T16:44:00Z" w16du:dateUtc="2026-08-02T08:44:00Z">
              <w:r>
                <w:rPr>
                  <w:rFonts w:ascii="微软雅黑 Light" w:eastAsia="微软雅黑 Light" w:hAnsi="微软雅黑 Light" w:hint="eastAsia"/>
                  <w:b/>
                  <w:sz w:val="22"/>
                  <w:szCs w:val="22"/>
                </w:rPr>
                <w:t>但图1的描述是“</w:t>
              </w:r>
              <w:r>
                <w:rPr>
                  <w:rFonts w:ascii="微软雅黑 Light" w:eastAsia="微软雅黑 Light" w:hAnsi="微软雅黑 Light"/>
                  <w:b/>
                  <w:sz w:val="22"/>
                  <w:szCs w:val="22"/>
                </w:rPr>
                <w:t>通过`</w:t>
              </w:r>
              <w:proofErr w:type="spellStart"/>
              <w:r>
                <w:rPr>
                  <w:rFonts w:ascii="微软雅黑 Light" w:eastAsia="微软雅黑 Light" w:hAnsi="微软雅黑 Light"/>
                  <w:b/>
                  <w:sz w:val="22"/>
                  <w:szCs w:val="22"/>
                </w:rPr>
                <w:t>fakeGps</w:t>
              </w:r>
              <w:proofErr w:type="spellEnd"/>
              <w:r>
                <w:rPr>
                  <w:rFonts w:ascii="微软雅黑 Light" w:eastAsia="微软雅黑 Light" w:hAnsi="微软雅黑 Light"/>
                  <w:b/>
                  <w:sz w:val="22"/>
                  <w:szCs w:val="22"/>
                </w:rPr>
                <w:t>()`接口将录制的历史轨迹注入子系统</w:t>
              </w:r>
              <w:proofErr w:type="gramStart"/>
              <w:r>
                <w:rPr>
                  <w:rFonts w:ascii="微软雅黑 Light" w:eastAsia="微软雅黑 Light" w:hAnsi="微软雅黑 Light"/>
                  <w:b/>
                  <w:sz w:val="22"/>
                  <w:szCs w:val="22"/>
                </w:rPr>
                <w:t>一</w:t>
              </w:r>
              <w:proofErr w:type="gramEnd"/>
              <w:r>
                <w:rPr>
                  <w:rFonts w:ascii="微软雅黑 Light" w:eastAsia="微软雅黑 Light" w:hAnsi="微软雅黑 Light"/>
                  <w:b/>
                  <w:sz w:val="22"/>
                  <w:szCs w:val="22"/>
                </w:rPr>
                <w:t>的GPS输入通道，实现实验室环境下的定位仿真</w:t>
              </w:r>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（虚拟定位）</w:t>
              </w:r>
              <w:r>
                <w:rPr>
                  <w:rFonts w:ascii="微软雅黑 Light" w:eastAsia="微软雅黑 Light" w:hAnsi="微软雅黑 Light" w:hint="eastAsia"/>
                  <w:b/>
                  <w:sz w:val="22"/>
                  <w:szCs w:val="22"/>
                </w:rPr>
                <w:lastRenderedPageBreak/>
                <w:t>也即历史轨迹么？</w:t>
              </w:r>
            </w:ins>
            <w:ins w:id="149" w:author="kyx" w:date="2026-08-02T16:45:00Z" w16du:dateUtc="2026-08-02T08:45:00Z">
              <w:r>
                <w:rPr>
                  <w:rFonts w:ascii="微软雅黑 Light" w:eastAsia="微软雅黑 Light" w:hAnsi="微软雅黑 Light" w:hint="eastAsia"/>
                  <w:b/>
                  <w:sz w:val="22"/>
                  <w:szCs w:val="22"/>
                </w:rPr>
                <w:t>注入实时融合决策模块，也即注入</w:t>
              </w:r>
              <w:r>
                <w:rPr>
                  <w:rFonts w:ascii="微软雅黑 Light" w:eastAsia="微软雅黑 Light" w:hAnsi="微软雅黑 Light"/>
                  <w:b/>
                  <w:sz w:val="22"/>
                  <w:szCs w:val="22"/>
                </w:rPr>
                <w:t>子系统</w:t>
              </w:r>
              <w:proofErr w:type="gramStart"/>
              <w:r>
                <w:rPr>
                  <w:rFonts w:ascii="微软雅黑 Light" w:eastAsia="微软雅黑 Light" w:hAnsi="微软雅黑 Light"/>
                  <w:b/>
                  <w:sz w:val="22"/>
                  <w:szCs w:val="22"/>
                </w:rPr>
                <w:t>一</w:t>
              </w:r>
              <w:proofErr w:type="gramEnd"/>
              <w:r>
                <w:rPr>
                  <w:rFonts w:ascii="微软雅黑 Light" w:eastAsia="微软雅黑 Light" w:hAnsi="微软雅黑 Light"/>
                  <w:b/>
                  <w:sz w:val="22"/>
                  <w:szCs w:val="22"/>
                </w:rPr>
                <w:t>的GPS输入通道</w:t>
              </w:r>
              <w:r>
                <w:rPr>
                  <w:rFonts w:ascii="微软雅黑 Light" w:eastAsia="微软雅黑 Light" w:hAnsi="微软雅黑 Light" w:hint="eastAsia"/>
                  <w:b/>
                  <w:sz w:val="22"/>
                  <w:szCs w:val="22"/>
                </w:rPr>
                <w:t>么？结合图1，实时融合决策模块，怎么应用子系统二的轨迹呢？</w:t>
              </w:r>
            </w:ins>
            <w:ins w:id="150" w:author="kyx" w:date="2026-08-04T17:29:00Z" w16du:dateUtc="2026-08-04T09:29:00Z">
              <w:r w:rsidR="00F01790">
                <w:rPr>
                  <w:rFonts w:ascii="微软雅黑 Light" w:eastAsia="微软雅黑 Light" w:hAnsi="微软雅黑 Light" w:hint="eastAsia"/>
                  <w:b/>
                  <w:sz w:val="22"/>
                  <w:szCs w:val="22"/>
                </w:rPr>
                <w:t>上述历史轨迹并未在</w:t>
              </w:r>
              <w:r w:rsidR="00F01790" w:rsidRPr="007A2DEE">
                <w:rPr>
                  <w:rFonts w:ascii="微软雅黑 Light" w:eastAsia="微软雅黑 Light" w:hAnsi="微软雅黑 Light" w:hint="eastAsia"/>
                  <w:b/>
                  <w:color w:val="0070C0"/>
                  <w:sz w:val="22"/>
                  <w:szCs w:val="22"/>
                </w:rPr>
                <w:t>（4）时效性融合决策模块</w:t>
              </w:r>
              <w:r w:rsidR="00F01790">
                <w:rPr>
                  <w:rFonts w:ascii="微软雅黑 Light" w:eastAsia="微软雅黑 Light" w:hAnsi="微软雅黑 Light" w:hint="eastAsia"/>
                  <w:b/>
                  <w:color w:val="0070C0"/>
                  <w:sz w:val="22"/>
                  <w:szCs w:val="22"/>
                </w:rPr>
                <w:t>中体现？</w:t>
              </w:r>
            </w:ins>
          </w:p>
          <w:p w14:paraId="33AD6BEA" w14:textId="77777777" w:rsidR="005E55A8" w:rsidRPr="00185C12" w:rsidRDefault="00000000">
            <w:pPr>
              <w:rPr>
                <w:rFonts w:ascii="微软雅黑 Light" w:eastAsia="微软雅黑 Light" w:hAnsi="微软雅黑 Light" w:hint="eastAsia"/>
                <w:b/>
                <w:color w:val="0070C0"/>
                <w:sz w:val="22"/>
                <w:szCs w:val="22"/>
              </w:rPr>
            </w:pPr>
            <w:r w:rsidRPr="00185C12">
              <w:rPr>
                <w:rFonts w:ascii="微软雅黑 Light" w:eastAsia="微软雅黑 Light" w:hAnsi="微软雅黑 Light" w:hint="eastAsia"/>
                <w:b/>
                <w:color w:val="0070C0"/>
                <w:sz w:val="22"/>
                <w:szCs w:val="22"/>
              </w:rPr>
              <w:t>（5）扩展卡尔曼滤波（EKF）融合</w:t>
            </w:r>
          </w:p>
          <w:p w14:paraId="1F11B4CB" w14:textId="58F0B235"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构建9维状态向量 [</w:t>
            </w:r>
            <w:proofErr w:type="spellStart"/>
            <w:r>
              <w:rPr>
                <w:rFonts w:ascii="微软雅黑 Light" w:eastAsia="微软雅黑 Light" w:hAnsi="微软雅黑 Light" w:hint="eastAsia"/>
                <w:b/>
                <w:sz w:val="22"/>
                <w:szCs w:val="22"/>
              </w:rPr>
              <w:t>x,y,z</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vx,vy,vz</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bax,bay,baz</w:t>
            </w:r>
            <w:proofErr w:type="spellEnd"/>
            <w:r>
              <w:rPr>
                <w:rFonts w:ascii="微软雅黑 Light" w:eastAsia="微软雅黑 Light" w:hAnsi="微软雅黑 Light" w:hint="eastAsia"/>
                <w:b/>
                <w:sz w:val="22"/>
                <w:szCs w:val="22"/>
              </w:rPr>
              <w:t>]：</w:t>
            </w:r>
            <w:r w:rsidRPr="00185C12">
              <w:rPr>
                <w:rFonts w:ascii="微软雅黑 Light" w:eastAsia="微软雅黑 Light" w:hAnsi="微软雅黑 Light" w:hint="eastAsia"/>
                <w:b/>
                <w:sz w:val="22"/>
                <w:szCs w:val="22"/>
              </w:rPr>
              <w:t>位置</w:t>
            </w:r>
            <w:r>
              <w:rPr>
                <w:rFonts w:ascii="微软雅黑 Light" w:eastAsia="微软雅黑 Light" w:hAnsi="微软雅黑 Light" w:hint="eastAsia"/>
                <w:b/>
                <w:sz w:val="22"/>
                <w:szCs w:val="22"/>
              </w:rPr>
              <w:t>、速度、IMU零偏；</w:t>
            </w:r>
            <w:r w:rsidR="00185C12">
              <w:rPr>
                <w:rFonts w:ascii="微软雅黑 Light" w:eastAsia="微软雅黑 Light" w:hAnsi="微软雅黑 Light" w:hint="eastAsia"/>
                <w:b/>
                <w:sz w:val="22"/>
                <w:szCs w:val="22"/>
              </w:rPr>
              <w:t xml:space="preserve"> </w:t>
            </w:r>
          </w:p>
          <w:p w14:paraId="05519FD9"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预测步骤（50Hz）：IMU数据到达时，基于运动模型更新状态向量和协方差矩阵P；</w:t>
            </w:r>
          </w:p>
          <w:p w14:paraId="276E01F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更新步骤（1Hz）：GPS或VPS观测到达时，计算卡尔曼增益加权修正状态估计；</w:t>
            </w:r>
          </w:p>
          <w:p w14:paraId="424EABD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初始化策略：首次GPS观测到达时初始化位置，速度和偏差设为0，初始协方差P_0对角线为 [25,25,100, 1,1,1, 0.01,0.01,0.01]；</w:t>
            </w:r>
          </w:p>
          <w:p w14:paraId="5F24012B" w14:textId="77777777" w:rsidR="005E55A8" w:rsidDel="00185C12" w:rsidRDefault="00000000">
            <w:pPr>
              <w:rPr>
                <w:del w:id="151" w:author="kyx" w:date="2026-07-31T10:40:00Z" w16du:dateUtc="2026-07-31T02:40:00Z"/>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技术效果：将融合数据更新频率从1Hz提升至50Hz，提供更平滑的定位输出。</w:t>
            </w:r>
          </w:p>
          <w:p w14:paraId="034DBE31" w14:textId="0DF6E088" w:rsidR="005E55A8" w:rsidRDefault="00185C12">
            <w:pPr>
              <w:rPr>
                <w:ins w:id="152" w:author="kyx" w:date="2026-07-31T10:38:00Z" w16du:dateUtc="2026-07-31T02:38:00Z"/>
                <w:rFonts w:ascii="微软雅黑 Light" w:eastAsia="微软雅黑 Light" w:hAnsi="微软雅黑 Light" w:hint="eastAsia"/>
                <w:b/>
                <w:sz w:val="22"/>
                <w:szCs w:val="22"/>
              </w:rPr>
            </w:pPr>
            <w:ins w:id="153" w:author="kyx" w:date="2026-07-31T10:40:00Z" w16du:dateUtc="2026-07-31T02:40:00Z">
              <w:r>
                <w:rPr>
                  <w:rFonts w:ascii="微软雅黑 Light" w:eastAsia="微软雅黑 Light" w:hAnsi="微软雅黑 Light" w:hint="eastAsia"/>
                  <w:b/>
                  <w:sz w:val="22"/>
                  <w:szCs w:val="22"/>
                </w:rPr>
                <w:t>疑问：</w:t>
              </w:r>
            </w:ins>
            <w:ins w:id="154" w:author="kyx" w:date="2026-07-31T10:38:00Z" w16du:dateUtc="2026-07-31T02:38:00Z">
              <w:r>
                <w:rPr>
                  <w:rFonts w:ascii="微软雅黑 Light" w:eastAsia="微软雅黑 Light" w:hAnsi="微软雅黑 Light" w:hint="eastAsia"/>
                  <w:b/>
                  <w:sz w:val="22"/>
                  <w:szCs w:val="22"/>
                </w:rPr>
                <w:t>Q</w:t>
              </w:r>
            </w:ins>
            <w:ins w:id="155" w:author="kyx" w:date="2026-07-31T10:40:00Z" w16du:dateUtc="2026-07-31T02:40:00Z">
              <w:r>
                <w:rPr>
                  <w:rFonts w:ascii="微软雅黑 Light" w:eastAsia="微软雅黑 Light" w:hAnsi="微软雅黑 Light" w:hint="eastAsia"/>
                  <w:b/>
                  <w:sz w:val="22"/>
                  <w:szCs w:val="22"/>
                </w:rPr>
                <w:t>1</w:t>
              </w:r>
            </w:ins>
            <w:ins w:id="156" w:author="kyx" w:date="2026-07-31T10:38:00Z" w16du:dateUtc="2026-07-31T02:38:00Z">
              <w:r>
                <w:rPr>
                  <w:rFonts w:ascii="微软雅黑 Light" w:eastAsia="微软雅黑 Light" w:hAnsi="微软雅黑 Light" w:hint="eastAsia"/>
                  <w:b/>
                  <w:sz w:val="22"/>
                  <w:szCs w:val="22"/>
                </w:rPr>
                <w:t>，EKF融合模块的输入信息是？输出信息是？</w:t>
              </w:r>
            </w:ins>
            <w:ins w:id="157" w:author="kyx" w:date="2026-07-31T11:00:00Z" w16du:dateUtc="2026-07-31T03:00:00Z">
              <w:r w:rsidR="00BB4B95">
                <w:rPr>
                  <w:rFonts w:ascii="微软雅黑 Light" w:eastAsia="微软雅黑 Light" w:hAnsi="微软雅黑 Light" w:hint="eastAsia"/>
                  <w:b/>
                  <w:sz w:val="22"/>
                  <w:szCs w:val="22"/>
                </w:rPr>
                <w:t>“融合”主要是指对什么数据融合？</w:t>
              </w:r>
            </w:ins>
          </w:p>
          <w:p w14:paraId="5ABD6771" w14:textId="3A6E02EA" w:rsidR="00B9368F" w:rsidRDefault="00185C12">
            <w:pPr>
              <w:rPr>
                <w:ins w:id="158" w:author="kyx" w:date="2026-08-02T16:50:00Z" w16du:dateUtc="2026-08-02T08:50:00Z"/>
                <w:rFonts w:ascii="微软雅黑 Light" w:eastAsia="微软雅黑 Light" w:hAnsi="微软雅黑 Light" w:hint="eastAsia"/>
                <w:b/>
                <w:sz w:val="22"/>
                <w:szCs w:val="22"/>
              </w:rPr>
            </w:pPr>
            <w:ins w:id="159" w:author="kyx" w:date="2026-07-31T10:40:00Z" w16du:dateUtc="2026-07-31T02:40:00Z">
              <w:r>
                <w:rPr>
                  <w:rFonts w:ascii="微软雅黑 Light" w:eastAsia="微软雅黑 Light" w:hAnsi="微软雅黑 Light" w:hint="eastAsia"/>
                  <w:b/>
                  <w:sz w:val="22"/>
                  <w:szCs w:val="22"/>
                </w:rPr>
                <w:t>Q2，以上EKF融合</w:t>
              </w:r>
            </w:ins>
            <w:ins w:id="160" w:author="kyx" w:date="2026-08-02T16:49:00Z" w16du:dateUtc="2026-08-02T08:49:00Z">
              <w:r w:rsidR="00B9368F">
                <w:rPr>
                  <w:rFonts w:ascii="微软雅黑 Light" w:eastAsia="微软雅黑 Light" w:hAnsi="微软雅黑 Light" w:hint="eastAsia"/>
                  <w:b/>
                  <w:sz w:val="22"/>
                  <w:szCs w:val="22"/>
                </w:rPr>
                <w:t>可选，由谁决定它是否启用？</w:t>
              </w:r>
            </w:ins>
            <w:ins w:id="161" w:author="kyx" w:date="2026-08-04T17:30:00Z" w16du:dateUtc="2026-08-04T09:30:00Z">
              <w:r w:rsidR="00F01790">
                <w:rPr>
                  <w:rFonts w:ascii="微软雅黑 Light" w:eastAsia="微软雅黑 Light" w:hAnsi="微软雅黑 Light" w:hint="eastAsia"/>
                  <w:b/>
                  <w:sz w:val="22"/>
                  <w:szCs w:val="22"/>
                </w:rPr>
                <w:t>EKF模块是否为现有技术？</w:t>
              </w:r>
            </w:ins>
            <w:ins w:id="162" w:author="kyx" w:date="2026-08-04T21:34:00Z" w16du:dateUtc="2026-08-04T13:34:00Z">
              <w:r w:rsidR="00484DA1">
                <w:rPr>
                  <w:rFonts w:ascii="微软雅黑 Light" w:eastAsia="微软雅黑 Light" w:hAnsi="微软雅黑 Light" w:hint="eastAsia"/>
                  <w:b/>
                  <w:sz w:val="22"/>
                  <w:szCs w:val="22"/>
                </w:rPr>
                <w:t>以及，只有EKF模块</w:t>
              </w:r>
            </w:ins>
            <w:ins w:id="163" w:author="kyx" w:date="2026-08-05T07:21:00Z" w16du:dateUtc="2026-08-04T23:21:00Z">
              <w:r w:rsidR="003160FC">
                <w:rPr>
                  <w:rFonts w:ascii="微软雅黑 Light" w:eastAsia="微软雅黑 Light" w:hAnsi="微软雅黑 Light" w:hint="eastAsia"/>
                  <w:b/>
                  <w:sz w:val="22"/>
                  <w:szCs w:val="22"/>
                </w:rPr>
                <w:t>提及了IMU数据，是只有EKF</w:t>
              </w:r>
            </w:ins>
            <w:ins w:id="164" w:author="kyx" w:date="2026-08-04T21:34:00Z" w16du:dateUtc="2026-08-04T13:34:00Z">
              <w:r w:rsidR="00484DA1">
                <w:rPr>
                  <w:rFonts w:ascii="微软雅黑 Light" w:eastAsia="微软雅黑 Light" w:hAnsi="微软雅黑 Light" w:hint="eastAsia"/>
                  <w:b/>
                  <w:sz w:val="22"/>
                  <w:szCs w:val="22"/>
                </w:rPr>
                <w:t>才用到IMU数据么？</w:t>
              </w:r>
            </w:ins>
          </w:p>
          <w:p w14:paraId="3A1F4AD3" w14:textId="29959140" w:rsidR="00185C12" w:rsidRDefault="003A4F98">
            <w:pPr>
              <w:rPr>
                <w:ins w:id="165" w:author="kyx" w:date="2026-08-04T21:36:00Z" w16du:dateUtc="2026-08-04T13:36:00Z"/>
                <w:rFonts w:ascii="微软雅黑 Light" w:eastAsia="微软雅黑 Light" w:hAnsi="微软雅黑 Light" w:hint="eastAsia"/>
                <w:b/>
                <w:sz w:val="22"/>
                <w:szCs w:val="22"/>
              </w:rPr>
            </w:pPr>
            <w:ins w:id="166" w:author="kyx" w:date="2026-07-31T11:09:00Z" w16du:dateUtc="2026-07-31T03:09:00Z">
              <w:r>
                <w:rPr>
                  <w:rFonts w:ascii="微软雅黑 Light" w:eastAsia="微软雅黑 Light" w:hAnsi="微软雅黑 Light" w:hint="eastAsia"/>
                  <w:b/>
                  <w:sz w:val="22"/>
                  <w:szCs w:val="22"/>
                </w:rPr>
                <w:t>Q</w:t>
              </w:r>
            </w:ins>
            <w:ins w:id="167" w:author="kyx" w:date="2026-08-04T17:30:00Z" w16du:dateUtc="2026-08-04T09:30:00Z">
              <w:r w:rsidR="00F01790">
                <w:rPr>
                  <w:rFonts w:ascii="微软雅黑 Light" w:eastAsia="微软雅黑 Light" w:hAnsi="微软雅黑 Light" w:hint="eastAsia"/>
                  <w:b/>
                  <w:sz w:val="22"/>
                  <w:szCs w:val="22"/>
                </w:rPr>
                <w:t>3</w:t>
              </w:r>
            </w:ins>
            <w:ins w:id="168" w:author="kyx" w:date="2026-07-31T11:09:00Z" w16du:dateUtc="2026-07-31T03:09:00Z">
              <w:r>
                <w:rPr>
                  <w:rFonts w:ascii="微软雅黑 Light" w:eastAsia="微软雅黑 Light" w:hAnsi="微软雅黑 Light" w:hint="eastAsia"/>
                  <w:b/>
                  <w:sz w:val="22"/>
                  <w:szCs w:val="22"/>
                </w:rPr>
                <w:t>，</w:t>
              </w:r>
            </w:ins>
            <w:ins w:id="169" w:author="kyx" w:date="2026-07-31T11:10:00Z" w16du:dateUtc="2026-07-31T03:10:00Z">
              <w:r>
                <w:rPr>
                  <w:rFonts w:ascii="微软雅黑 Light" w:eastAsia="微软雅黑 Light" w:hAnsi="微软雅黑 Light" w:hint="eastAsia"/>
                  <w:b/>
                  <w:sz w:val="22"/>
                  <w:szCs w:val="22"/>
                </w:rPr>
                <w:t xml:space="preserve"> 看在前表述，最终是就让子系统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发布</w:t>
              </w:r>
              <w:r>
                <w:rPr>
                  <w:rFonts w:ascii="微软雅黑 Light" w:eastAsia="微软雅黑 Light" w:hAnsi="微软雅黑 Light"/>
                  <w:b/>
                  <w:sz w:val="22"/>
                  <w:szCs w:val="22"/>
                </w:rPr>
                <w:t>`</w:t>
              </w:r>
              <w:proofErr w:type="spellStart"/>
              <w:r>
                <w:rPr>
                  <w:rFonts w:ascii="微软雅黑 Light" w:eastAsia="微软雅黑 Light" w:hAnsi="微软雅黑 Light"/>
                  <w:b/>
                  <w:sz w:val="22"/>
                  <w:szCs w:val="22"/>
                </w:rPr>
                <w:t>fusionupdate</w:t>
              </w:r>
              <w:proofErr w:type="spellEnd"/>
              <w:r>
                <w:rPr>
                  <w:rFonts w:ascii="微软雅黑 Light" w:eastAsia="微软雅黑 Light" w:hAnsi="微软雅黑 Light"/>
                  <w:b/>
                  <w:sz w:val="22"/>
                  <w:szCs w:val="22"/>
                </w:rPr>
                <w:t>`事件</w:t>
              </w:r>
            </w:ins>
            <w:ins w:id="170" w:author="kyx" w:date="2026-07-31T11:26:00Z" w16du:dateUtc="2026-07-31T03:26:00Z">
              <w:r w:rsidR="008611B7">
                <w:rPr>
                  <w:rFonts w:ascii="微软雅黑 Light" w:eastAsia="微软雅黑 Light" w:hAnsi="微软雅黑 Light" w:hint="eastAsia"/>
                  <w:b/>
                  <w:sz w:val="22"/>
                  <w:szCs w:val="22"/>
                </w:rPr>
                <w:t>（也即输出融合位置）</w:t>
              </w:r>
            </w:ins>
            <w:ins w:id="171" w:author="kyx" w:date="2026-07-31T11:10:00Z" w16du:dateUtc="2026-07-31T03:10:00Z">
              <w:r>
                <w:rPr>
                  <w:rFonts w:ascii="微软雅黑 Light" w:eastAsia="微软雅黑 Light" w:hAnsi="微软雅黑 Light" w:hint="eastAsia"/>
                  <w:b/>
                  <w:sz w:val="22"/>
                  <w:szCs w:val="22"/>
                </w:rPr>
                <w:t>？</w:t>
              </w:r>
            </w:ins>
            <w:ins w:id="172" w:author="kyx" w:date="2026-07-31T11:25:00Z" w16du:dateUtc="2026-07-31T03:25:00Z">
              <w:r w:rsidR="008611B7">
                <w:rPr>
                  <w:rFonts w:ascii="微软雅黑 Light" w:eastAsia="微软雅黑 Light" w:hAnsi="微软雅黑 Light" w:hint="eastAsia"/>
                  <w:b/>
                  <w:sz w:val="22"/>
                  <w:szCs w:val="22"/>
                </w:rPr>
                <w:t>该融合位置与（5）中EKF模块的关系是？</w:t>
              </w:r>
            </w:ins>
          </w:p>
          <w:p w14:paraId="43D6DE35" w14:textId="60A5C844" w:rsidR="00484DA1" w:rsidRDefault="00484DA1">
            <w:pPr>
              <w:rPr>
                <w:ins w:id="173" w:author="kyx" w:date="2026-08-04T21:56:00Z" w16du:dateUtc="2026-08-04T13:56:00Z"/>
                <w:rFonts w:ascii="微软雅黑 Light" w:eastAsia="微软雅黑 Light" w:hAnsi="微软雅黑 Light" w:hint="eastAsia"/>
                <w:b/>
                <w:sz w:val="22"/>
                <w:szCs w:val="22"/>
              </w:rPr>
            </w:pPr>
            <w:ins w:id="174" w:author="kyx" w:date="2026-08-04T21:36:00Z" w16du:dateUtc="2026-08-04T13:36:00Z">
              <w:r>
                <w:rPr>
                  <w:rFonts w:ascii="微软雅黑 Light" w:eastAsia="微软雅黑 Light" w:hAnsi="微软雅黑 Light" w:hint="eastAsia"/>
                  <w:b/>
                  <w:sz w:val="22"/>
                  <w:szCs w:val="22"/>
                </w:rPr>
                <w:t>Q4，前面提及效果“统一的Web Mercator坐标系为多源数据融合和Three.js世界坐标转换提供基准”，在子系统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的上述描述中</w:t>
              </w:r>
            </w:ins>
            <w:ins w:id="175" w:author="kyx" w:date="2026-08-04T21:37:00Z" w16du:dateUtc="2026-08-04T13:37:00Z">
              <w:r>
                <w:rPr>
                  <w:rFonts w:ascii="微软雅黑 Light" w:eastAsia="微软雅黑 Light" w:hAnsi="微软雅黑 Light" w:hint="eastAsia"/>
                  <w:b/>
                  <w:sz w:val="22"/>
                  <w:szCs w:val="22"/>
                </w:rPr>
                <w:t>未提及Web Mercator坐标系</w:t>
              </w:r>
            </w:ins>
            <w:ins w:id="176" w:author="kyx" w:date="2026-08-04T21:36:00Z" w16du:dateUtc="2026-08-04T13:36:00Z">
              <w:r>
                <w:rPr>
                  <w:rFonts w:ascii="微软雅黑 Light" w:eastAsia="微软雅黑 Light" w:hAnsi="微软雅黑 Light" w:hint="eastAsia"/>
                  <w:b/>
                  <w:sz w:val="22"/>
                  <w:szCs w:val="22"/>
                </w:rPr>
                <w:t>，</w:t>
              </w:r>
            </w:ins>
            <w:ins w:id="177" w:author="kyx" w:date="2026-08-04T21:37:00Z" w16du:dateUtc="2026-08-04T13:37:00Z">
              <w:r>
                <w:rPr>
                  <w:rFonts w:ascii="微软雅黑 Light" w:eastAsia="微软雅黑 Light" w:hAnsi="微软雅黑 Light" w:hint="eastAsia"/>
                  <w:b/>
                  <w:sz w:val="22"/>
                  <w:szCs w:val="22"/>
                </w:rPr>
                <w:t>具体</w:t>
              </w:r>
            </w:ins>
            <w:ins w:id="178" w:author="kyx" w:date="2026-08-04T21:36:00Z" w16du:dateUtc="2026-08-04T13:36:00Z">
              <w:r>
                <w:rPr>
                  <w:rFonts w:ascii="微软雅黑 Light" w:eastAsia="微软雅黑 Light" w:hAnsi="微软雅黑 Light" w:hint="eastAsia"/>
                  <w:b/>
                  <w:sz w:val="22"/>
                  <w:szCs w:val="22"/>
                </w:rPr>
                <w:t>如何体现</w:t>
              </w:r>
            </w:ins>
            <w:ins w:id="179" w:author="kyx" w:date="2026-08-04T21:37:00Z" w16du:dateUtc="2026-08-04T13:37:00Z">
              <w:r>
                <w:rPr>
                  <w:rFonts w:ascii="微软雅黑 Light" w:eastAsia="微软雅黑 Light" w:hAnsi="微软雅黑 Light" w:hint="eastAsia"/>
                  <w:b/>
                  <w:sz w:val="22"/>
                  <w:szCs w:val="22"/>
                </w:rPr>
                <w:t>？以及，基于Web Mercator坐标系进行融合、转换等是否为现有技术？</w:t>
              </w:r>
            </w:ins>
          </w:p>
          <w:p w14:paraId="23EED863" w14:textId="166E8C32" w:rsidR="00AC2871" w:rsidRDefault="00AC2871">
            <w:pPr>
              <w:rPr>
                <w:rFonts w:ascii="微软雅黑 Light" w:eastAsia="微软雅黑 Light" w:hAnsi="微软雅黑 Light" w:hint="eastAsia"/>
                <w:b/>
                <w:sz w:val="22"/>
                <w:szCs w:val="22"/>
              </w:rPr>
            </w:pPr>
            <w:ins w:id="180" w:author="kyx" w:date="2026-08-04T21:56:00Z" w16du:dateUtc="2026-08-04T13:56:00Z">
              <w:r w:rsidRPr="00AC2871">
                <w:rPr>
                  <w:rFonts w:ascii="微软雅黑 Light" w:eastAsia="微软雅黑 Light" w:hAnsi="微软雅黑 Light" w:hint="eastAsia"/>
                  <w:b/>
                  <w:sz w:val="22"/>
                  <w:szCs w:val="22"/>
                  <w:highlight w:val="cyan"/>
                </w:rPr>
                <w:t>待确认：子系统一中，上面哪些模块存在核心改进？哪些模块是基于现有技术实现?</w:t>
              </w:r>
            </w:ins>
          </w:p>
          <w:p w14:paraId="0C3C8343" w14:textId="77777777" w:rsidR="00AC2871" w:rsidRDefault="00AC2871">
            <w:pPr>
              <w:rPr>
                <w:rFonts w:ascii="微软雅黑 Light" w:eastAsia="微软雅黑 Light" w:hAnsi="微软雅黑 Light" w:hint="eastAsia"/>
                <w:b/>
                <w:sz w:val="22"/>
                <w:szCs w:val="22"/>
              </w:rPr>
            </w:pPr>
          </w:p>
          <w:p w14:paraId="58862309" w14:textId="77777777" w:rsidR="005E55A8" w:rsidRDefault="00000000">
            <w:pPr>
              <w:rPr>
                <w:rFonts w:ascii="微软雅黑 Light" w:eastAsia="微软雅黑 Light" w:hAnsi="微软雅黑 Light" w:hint="eastAsia"/>
                <w:b/>
                <w:sz w:val="22"/>
                <w:szCs w:val="22"/>
              </w:rPr>
            </w:pPr>
            <w:r w:rsidRPr="00185C12">
              <w:rPr>
                <w:rFonts w:ascii="微软雅黑 Light" w:eastAsia="微软雅黑 Light" w:hAnsi="微软雅黑 Light" w:hint="eastAsia"/>
                <w:b/>
                <w:sz w:val="22"/>
                <w:szCs w:val="22"/>
                <w:highlight w:val="yellow"/>
              </w:rPr>
              <w:t>子系统二：离线轨迹录制与仿真回放子系统</w:t>
            </w:r>
          </w:p>
          <w:p w14:paraId="2CFAE3D2" w14:textId="77777777" w:rsidR="005E55A8" w:rsidRDefault="00000000">
            <w:pPr>
              <w:rPr>
                <w:rFonts w:ascii="微软雅黑 Light" w:eastAsia="微软雅黑 Light" w:hAnsi="微软雅黑 Light" w:hint="eastAsia"/>
                <w:b/>
                <w:sz w:val="22"/>
                <w:szCs w:val="22"/>
              </w:rPr>
            </w:pPr>
            <w:r w:rsidRPr="00185C12">
              <w:rPr>
                <w:rFonts w:ascii="微软雅黑 Light" w:eastAsia="微软雅黑 Light" w:hAnsi="微软雅黑 Light" w:hint="eastAsia"/>
                <w:b/>
                <w:sz w:val="22"/>
                <w:szCs w:val="22"/>
                <w:highlight w:val="green"/>
              </w:rPr>
              <w:t>核心架构：录制系统 + 回放系统</w:t>
            </w:r>
          </w:p>
          <w:p w14:paraId="3002A7B6" w14:textId="77777777" w:rsidR="005E55A8" w:rsidRDefault="00000000">
            <w:pPr>
              <w:jc w:val="center"/>
            </w:pPr>
            <w:r>
              <w:rPr>
                <w:noProof/>
              </w:rPr>
              <w:lastRenderedPageBreak/>
              <w:drawing>
                <wp:inline distT="0" distB="0" distL="114300" distR="114300" wp14:anchorId="680866FB" wp14:editId="2563A817">
                  <wp:extent cx="3372485" cy="3754755"/>
                  <wp:effectExtent l="0" t="0" r="5715" b="444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3"/>
                          <a:stretch>
                            <a:fillRect/>
                          </a:stretch>
                        </pic:blipFill>
                        <pic:spPr>
                          <a:xfrm>
                            <a:off x="0" y="0"/>
                            <a:ext cx="3372485" cy="3754755"/>
                          </a:xfrm>
                          <a:prstGeom prst="rect">
                            <a:avLst/>
                          </a:prstGeom>
                          <a:noFill/>
                          <a:ln>
                            <a:noFill/>
                          </a:ln>
                        </pic:spPr>
                      </pic:pic>
                    </a:graphicData>
                  </a:graphic>
                </wp:inline>
              </w:drawing>
            </w:r>
          </w:p>
          <w:p w14:paraId="70E8C256" w14:textId="77777777" w:rsidR="005E55A8" w:rsidRDefault="00000000">
            <w:pPr>
              <w:jc w:val="cente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图3：离线轨迹录制与回放时序图</w:t>
            </w:r>
          </w:p>
          <w:p w14:paraId="2C74598D" w14:textId="77DD416D"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图3说明：本图以时序方式描述离线轨迹录制与仿真回放子系统的两阶段工作流。**阶段</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（现场录制，绿色区域）**：</w:t>
            </w:r>
            <w:r w:rsidRPr="003160FC">
              <w:rPr>
                <w:rFonts w:ascii="微软雅黑 Light" w:eastAsia="微软雅黑 Light" w:hAnsi="微软雅黑 Light" w:hint="eastAsia"/>
                <w:b/>
                <w:sz w:val="22"/>
                <w:szCs w:val="22"/>
              </w:rPr>
              <w:t>开发人员在真实物理环境中启动录制</w:t>
            </w:r>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useTrackRecorder</w:t>
            </w:r>
            <w:proofErr w:type="spellEnd"/>
            <w:r>
              <w:rPr>
                <w:rFonts w:ascii="微软雅黑 Light" w:eastAsia="微软雅黑 Light" w:hAnsi="微软雅黑 Light" w:hint="eastAsia"/>
                <w:b/>
                <w:sz w:val="22"/>
                <w:szCs w:val="22"/>
              </w:rPr>
              <w:t>` Hook每1000ms监听`</w:t>
            </w:r>
            <w:proofErr w:type="spellStart"/>
            <w:r>
              <w:rPr>
                <w:rFonts w:ascii="微软雅黑 Light" w:eastAsia="微软雅黑 Light" w:hAnsi="微软雅黑 Light" w:hint="eastAsia"/>
                <w:b/>
                <w:sz w:val="22"/>
                <w:szCs w:val="22"/>
              </w:rPr>
              <w:t>GlobalXrManager</w:t>
            </w:r>
            <w:proofErr w:type="spellEnd"/>
            <w:r>
              <w:rPr>
                <w:rFonts w:ascii="微软雅黑 Light" w:eastAsia="微软雅黑 Light" w:hAnsi="微软雅黑 Light" w:hint="eastAsia"/>
                <w:b/>
                <w:sz w:val="22"/>
                <w:szCs w:val="22"/>
              </w:rPr>
              <w:t>`的</w:t>
            </w:r>
            <w:r w:rsidRPr="003160FC">
              <w:rPr>
                <w:rFonts w:ascii="微软雅黑 Light" w:eastAsia="微软雅黑 Light" w:hAnsi="微软雅黑 Light" w:hint="eastAsia"/>
                <w:b/>
                <w:color w:val="0070C0"/>
                <w:sz w:val="22"/>
                <w:szCs w:val="22"/>
              </w:rPr>
              <w:t>`</w:t>
            </w:r>
            <w:proofErr w:type="spellStart"/>
            <w:r w:rsidRPr="003160FC">
              <w:rPr>
                <w:rFonts w:ascii="微软雅黑 Light" w:eastAsia="微软雅黑 Light" w:hAnsi="微软雅黑 Light" w:hint="eastAsia"/>
                <w:b/>
                <w:color w:val="0070C0"/>
                <w:sz w:val="22"/>
                <w:szCs w:val="22"/>
              </w:rPr>
              <w:t>gpsupdate</w:t>
            </w:r>
            <w:proofErr w:type="spellEnd"/>
            <w:r>
              <w:rPr>
                <w:rFonts w:ascii="微软雅黑 Light" w:eastAsia="微软雅黑 Light" w:hAnsi="微软雅黑 Light" w:hint="eastAsia"/>
                <w:b/>
                <w:sz w:val="22"/>
                <w:szCs w:val="22"/>
              </w:rPr>
              <w:t>`（WGS84坐标）和`</w:t>
            </w:r>
            <w:proofErr w:type="spellStart"/>
            <w:r w:rsidRPr="003160FC">
              <w:rPr>
                <w:rFonts w:ascii="微软雅黑 Light" w:eastAsia="微软雅黑 Light" w:hAnsi="微软雅黑 Light" w:hint="eastAsia"/>
                <w:b/>
                <w:color w:val="0070C0"/>
                <w:sz w:val="22"/>
                <w:szCs w:val="22"/>
              </w:rPr>
              <w:t>compassChange</w:t>
            </w:r>
            <w:proofErr w:type="spellEnd"/>
            <w:r w:rsidRPr="003160FC">
              <w:rPr>
                <w:rFonts w:ascii="微软雅黑 Light" w:eastAsia="微软雅黑 Light" w:hAnsi="微软雅黑 Light" w:hint="eastAsia"/>
                <w:b/>
                <w:color w:val="0070C0"/>
                <w:sz w:val="22"/>
                <w:szCs w:val="22"/>
              </w:rPr>
              <w:t>`（heading）事件</w:t>
            </w:r>
            <w:r>
              <w:rPr>
                <w:rFonts w:ascii="微软雅黑 Light" w:eastAsia="微软雅黑 Light" w:hAnsi="微软雅黑 Light" w:hint="eastAsia"/>
                <w:b/>
                <w:sz w:val="22"/>
                <w:szCs w:val="22"/>
              </w:rPr>
              <w:t>，同时缓存`</w:t>
            </w:r>
            <w:proofErr w:type="spellStart"/>
            <w:r>
              <w:rPr>
                <w:rFonts w:ascii="微软雅黑 Light" w:eastAsia="微软雅黑 Light" w:hAnsi="微软雅黑 Light" w:hint="eastAsia"/>
                <w:b/>
                <w:sz w:val="22"/>
                <w:szCs w:val="22"/>
              </w:rPr>
              <w:t>DeviceMotion</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DeviceOrientation</w:t>
            </w:r>
            <w:proofErr w:type="spellEnd"/>
            <w:r>
              <w:rPr>
                <w:rFonts w:ascii="微软雅黑 Light" w:eastAsia="微软雅黑 Light" w:hAnsi="微软雅黑 Light" w:hint="eastAsia"/>
                <w:b/>
                <w:sz w:val="22"/>
                <w:szCs w:val="22"/>
              </w:rPr>
              <w:t>`传感器数据，坐标以GCJ02格式暂存至内存数组，录制结束后封装为`</w:t>
            </w:r>
            <w:proofErr w:type="spellStart"/>
            <w:r>
              <w:rPr>
                <w:rFonts w:ascii="微软雅黑 Light" w:eastAsia="微软雅黑 Light" w:hAnsi="微软雅黑 Light" w:hint="eastAsia"/>
                <w:b/>
                <w:sz w:val="22"/>
                <w:szCs w:val="22"/>
              </w:rPr>
              <w:t>TrackRecord</w:t>
            </w:r>
            <w:proofErr w:type="spellEnd"/>
            <w:r>
              <w:rPr>
                <w:rFonts w:ascii="微软雅黑 Light" w:eastAsia="微软雅黑 Light" w:hAnsi="微软雅黑 Light" w:hint="eastAsia"/>
                <w:b/>
                <w:sz w:val="22"/>
                <w:szCs w:val="22"/>
              </w:rPr>
              <w:t xml:space="preserve"> JSON`持久化至</w:t>
            </w:r>
            <w:proofErr w:type="spellStart"/>
            <w:r>
              <w:rPr>
                <w:rFonts w:ascii="微软雅黑 Light" w:eastAsia="微软雅黑 Light" w:hAnsi="微软雅黑 Light" w:hint="eastAsia"/>
                <w:b/>
                <w:sz w:val="22"/>
                <w:szCs w:val="22"/>
              </w:rPr>
              <w:t>LocalStorage</w:t>
            </w:r>
            <w:proofErr w:type="spellEnd"/>
            <w:r>
              <w:rPr>
                <w:rFonts w:ascii="微软雅黑 Light" w:eastAsia="微软雅黑 Light" w:hAnsi="微软雅黑 Light" w:hint="eastAsia"/>
                <w:b/>
                <w:sz w:val="22"/>
                <w:szCs w:val="22"/>
              </w:rPr>
              <w:t>并支持文件导出。**阶段二（实验室回放，蓝色区域）**：`</w:t>
            </w:r>
            <w:proofErr w:type="spellStart"/>
            <w:r>
              <w:rPr>
                <w:rFonts w:ascii="微软雅黑 Light" w:eastAsia="微软雅黑 Light" w:hAnsi="微软雅黑 Light" w:hint="eastAsia"/>
                <w:b/>
                <w:sz w:val="22"/>
                <w:szCs w:val="22"/>
              </w:rPr>
              <w:t>DataSimulation</w:t>
            </w:r>
            <w:proofErr w:type="spellEnd"/>
            <w:r>
              <w:rPr>
                <w:rFonts w:ascii="微软雅黑 Light" w:eastAsia="微软雅黑 Light" w:hAnsi="微软雅黑 Light" w:hint="eastAsia"/>
                <w:b/>
                <w:sz w:val="22"/>
                <w:szCs w:val="22"/>
              </w:rPr>
              <w:t>`加载轨迹文件后按1000ms间隔顺序遍历轨迹点，每次将GCJ02坐标还原为WGS84后调用`</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()`注入`</w:t>
            </w:r>
            <w:proofErr w:type="spellStart"/>
            <w:r>
              <w:rPr>
                <w:rFonts w:ascii="微软雅黑 Light" w:eastAsia="微软雅黑 Light" w:hAnsi="微软雅黑 Light" w:hint="eastAsia"/>
                <w:b/>
                <w:sz w:val="22"/>
                <w:szCs w:val="22"/>
              </w:rPr>
              <w:t>GlobalXrManager</w:t>
            </w:r>
            <w:proofErr w:type="spellEnd"/>
            <w:r>
              <w:rPr>
                <w:rFonts w:ascii="微软雅黑 Light" w:eastAsia="微软雅黑 Light" w:hAnsi="微软雅黑 Light" w:hint="eastAsia"/>
                <w:b/>
                <w:sz w:val="22"/>
                <w:szCs w:val="22"/>
              </w:rPr>
              <w:t>`，后者触发</w:t>
            </w:r>
            <w:r w:rsidRPr="003160FC">
              <w:rPr>
                <w:rFonts w:ascii="微软雅黑 Light" w:eastAsia="微软雅黑 Light" w:hAnsi="微软雅黑 Light" w:hint="eastAsia"/>
                <w:b/>
                <w:color w:val="0070C0"/>
                <w:sz w:val="22"/>
                <w:szCs w:val="22"/>
              </w:rPr>
              <w:t>`</w:t>
            </w:r>
            <w:proofErr w:type="spellStart"/>
            <w:r w:rsidRPr="003160FC">
              <w:rPr>
                <w:rFonts w:ascii="微软雅黑 Light" w:eastAsia="微软雅黑 Light" w:hAnsi="微软雅黑 Light" w:hint="eastAsia"/>
                <w:b/>
                <w:color w:val="0070C0"/>
                <w:sz w:val="22"/>
                <w:szCs w:val="22"/>
              </w:rPr>
              <w:t>gpsupdate</w:t>
            </w:r>
            <w:proofErr w:type="spellEnd"/>
            <w:r w:rsidRPr="003160FC">
              <w:rPr>
                <w:rFonts w:ascii="微软雅黑 Light" w:eastAsia="微软雅黑 Light" w:hAnsi="微软雅黑 Light" w:hint="eastAsia"/>
                <w:b/>
                <w:color w:val="0070C0"/>
                <w:sz w:val="22"/>
                <w:szCs w:val="22"/>
              </w:rPr>
              <w:t>`自定义事件</w:t>
            </w:r>
            <w:ins w:id="181" w:author="kyx" w:date="2026-08-04T21:44:00Z" w16du:dateUtc="2026-08-04T13:44:00Z">
              <w:r w:rsidR="00845C30">
                <w:rPr>
                  <w:rFonts w:ascii="微软雅黑 Light" w:eastAsia="微软雅黑 Light" w:hAnsi="微软雅黑 Light" w:hint="eastAsia"/>
                  <w:b/>
                  <w:sz w:val="22"/>
                  <w:szCs w:val="22"/>
                </w:rPr>
                <w:t>（该自定义事件如何理解？</w:t>
              </w:r>
            </w:ins>
            <w:proofErr w:type="spellStart"/>
            <w:ins w:id="182" w:author="kyx" w:date="2026-08-04T21:45:00Z" w16du:dateUtc="2026-08-04T13:45:00Z">
              <w:r w:rsidR="00845C30">
                <w:rPr>
                  <w:rFonts w:ascii="微软雅黑 Light" w:eastAsia="微软雅黑 Light" w:hAnsi="微软雅黑 Light" w:hint="eastAsia"/>
                  <w:b/>
                  <w:sz w:val="22"/>
                  <w:szCs w:val="22"/>
                </w:rPr>
                <w:t>GlobalXrManager</w:t>
              </w:r>
              <w:proofErr w:type="spellEnd"/>
              <w:r w:rsidR="00845C30">
                <w:rPr>
                  <w:rFonts w:ascii="微软雅黑 Light" w:eastAsia="微软雅黑 Light" w:hAnsi="微软雅黑 Light" w:hint="eastAsia"/>
                  <w:b/>
                  <w:sz w:val="22"/>
                  <w:szCs w:val="22"/>
                </w:rPr>
                <w:t>是录制系统设置的模块么，它</w:t>
              </w:r>
            </w:ins>
            <w:ins w:id="183" w:author="kyx" w:date="2026-08-04T21:46:00Z" w16du:dateUtc="2026-08-04T13:46:00Z">
              <w:r w:rsidR="00845C30">
                <w:rPr>
                  <w:rFonts w:ascii="微软雅黑 Light" w:eastAsia="微软雅黑 Light" w:hAnsi="微软雅黑 Light" w:hint="eastAsia"/>
                  <w:b/>
                  <w:sz w:val="22"/>
                  <w:szCs w:val="22"/>
                </w:rPr>
                <w:t>的作用是？与子系统</w:t>
              </w:r>
              <w:proofErr w:type="gramStart"/>
              <w:r w:rsidR="00845C30">
                <w:rPr>
                  <w:rFonts w:ascii="微软雅黑 Light" w:eastAsia="微软雅黑 Light" w:hAnsi="微软雅黑 Light" w:hint="eastAsia"/>
                  <w:b/>
                  <w:sz w:val="22"/>
                  <w:szCs w:val="22"/>
                </w:rPr>
                <w:t>一</w:t>
              </w:r>
              <w:proofErr w:type="gramEnd"/>
              <w:r w:rsidR="00845C30">
                <w:rPr>
                  <w:rFonts w:ascii="微软雅黑 Light" w:eastAsia="微软雅黑 Light" w:hAnsi="微软雅黑 Light" w:hint="eastAsia"/>
                  <w:b/>
                  <w:sz w:val="22"/>
                  <w:szCs w:val="22"/>
                </w:rPr>
                <w:t>输出的WGS84坐标的关系是？</w:t>
              </w:r>
            </w:ins>
            <w:ins w:id="184" w:author="kyx" w:date="2026-08-04T21:44:00Z" w16du:dateUtc="2026-08-04T13:44:00Z">
              <w:r w:rsidR="00845C30">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FusionLocationManager</w:t>
            </w:r>
            <w:proofErr w:type="spellEnd"/>
            <w:r>
              <w:rPr>
                <w:rFonts w:ascii="微软雅黑 Light" w:eastAsia="微软雅黑 Light" w:hAnsi="微软雅黑 Light" w:hint="eastAsia"/>
                <w:b/>
                <w:sz w:val="22"/>
                <w:szCs w:val="22"/>
              </w:rPr>
              <w:t>`将该数据作为正常GPS观测处理并照常发布`</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`事件，子系统三无需任何修改</w:t>
            </w:r>
            <w:ins w:id="185" w:author="kyx" w:date="2026-08-04T17:35:00Z" w16du:dateUtc="2026-08-04T09:35:00Z">
              <w:r w:rsidR="00500B3D">
                <w:rPr>
                  <w:rFonts w:ascii="微软雅黑 Light" w:eastAsia="微软雅黑 Light" w:hAnsi="微软雅黑 Light" w:hint="eastAsia"/>
                  <w:b/>
                  <w:sz w:val="22"/>
                  <w:szCs w:val="22"/>
                </w:rPr>
                <w:t>（此处是指无需什么修改，现有技术需要什么修改？）</w:t>
              </w:r>
            </w:ins>
            <w:r>
              <w:rPr>
                <w:rFonts w:ascii="微软雅黑 Light" w:eastAsia="微软雅黑 Light" w:hAnsi="微软雅黑 Light" w:hint="eastAsia"/>
                <w:b/>
                <w:sz w:val="22"/>
                <w:szCs w:val="22"/>
              </w:rPr>
              <w:t>即可在回放模式下正常工作，实现测试系统与定位系统的完全解耦。</w:t>
            </w:r>
          </w:p>
          <w:p w14:paraId="32552F23" w14:textId="77777777" w:rsidR="00375E7B" w:rsidRDefault="00375E7B">
            <w:pPr>
              <w:rPr>
                <w:ins w:id="186" w:author="kyx" w:date="2026-08-04T17:42:00Z" w16du:dateUtc="2026-08-04T09:42:00Z"/>
                <w:rFonts w:ascii="微软雅黑 Light" w:eastAsia="微软雅黑 Light" w:hAnsi="微软雅黑 Light" w:hint="eastAsia"/>
                <w:b/>
                <w:sz w:val="22"/>
                <w:szCs w:val="22"/>
              </w:rPr>
            </w:pPr>
          </w:p>
          <w:p w14:paraId="071A1BC0" w14:textId="2B36AD93" w:rsidR="00500B3D" w:rsidRDefault="00E7477E">
            <w:pPr>
              <w:rPr>
                <w:ins w:id="187" w:author="kyx" w:date="2026-08-04T17:37:00Z" w16du:dateUtc="2026-08-04T09:37:00Z"/>
                <w:rFonts w:ascii="微软雅黑 Light" w:eastAsia="微软雅黑 Light" w:hAnsi="微软雅黑 Light" w:hint="eastAsia"/>
                <w:b/>
                <w:sz w:val="22"/>
                <w:szCs w:val="22"/>
              </w:rPr>
            </w:pPr>
            <w:ins w:id="188" w:author="kyx" w:date="2026-07-31T10:42:00Z" w16du:dateUtc="2026-07-31T02:42:00Z">
              <w:r>
                <w:rPr>
                  <w:rFonts w:ascii="微软雅黑 Light" w:eastAsia="微软雅黑 Light" w:hAnsi="微软雅黑 Light" w:hint="eastAsia"/>
                  <w:b/>
                  <w:sz w:val="22"/>
                  <w:szCs w:val="22"/>
                </w:rPr>
                <w:lastRenderedPageBreak/>
                <w:t>疑问：</w:t>
              </w:r>
            </w:ins>
            <w:ins w:id="189" w:author="kyx" w:date="2026-07-31T10:44:00Z" w16du:dateUtc="2026-07-31T02:44:00Z">
              <w:r>
                <w:rPr>
                  <w:rFonts w:ascii="微软雅黑 Light" w:eastAsia="微软雅黑 Light" w:hAnsi="微软雅黑 Light" w:hint="eastAsia"/>
                  <w:b/>
                  <w:sz w:val="22"/>
                  <w:szCs w:val="22"/>
                </w:rPr>
                <w:t>Q1</w:t>
              </w:r>
            </w:ins>
            <w:ins w:id="190" w:author="kyx" w:date="2026-08-04T21:48:00Z" w16du:dateUtc="2026-08-04T13:48:00Z">
              <w:r w:rsidR="00845C30">
                <w:rPr>
                  <w:rFonts w:ascii="微软雅黑 Light" w:eastAsia="微软雅黑 Light" w:hAnsi="微软雅黑 Light" w:hint="eastAsia"/>
                  <w:b/>
                  <w:sz w:val="22"/>
                  <w:szCs w:val="22"/>
                </w:rPr>
                <w:t>.1)</w:t>
              </w:r>
            </w:ins>
            <w:ins w:id="191" w:author="kyx" w:date="2026-07-31T10:44:00Z" w16du:dateUtc="2026-07-31T02:44:00Z">
              <w:r>
                <w:rPr>
                  <w:rFonts w:ascii="微软雅黑 Light" w:eastAsia="微软雅黑 Light" w:hAnsi="微软雅黑 Light" w:hint="eastAsia"/>
                  <w:b/>
                  <w:sz w:val="22"/>
                  <w:szCs w:val="22"/>
                </w:rPr>
                <w:t>：</w:t>
              </w:r>
            </w:ins>
            <w:ins w:id="192" w:author="kyx" w:date="2026-07-31T10:42:00Z" w16du:dateUtc="2026-07-31T02:42:00Z">
              <w:r>
                <w:rPr>
                  <w:rFonts w:ascii="微软雅黑 Light" w:eastAsia="微软雅黑 Light" w:hAnsi="微软雅黑 Light" w:hint="eastAsia"/>
                  <w:b/>
                  <w:sz w:val="22"/>
                  <w:szCs w:val="22"/>
                </w:rPr>
                <w:t>录制系统</w:t>
              </w:r>
            </w:ins>
            <w:ins w:id="193" w:author="kyx" w:date="2026-08-04T17:36:00Z" w16du:dateUtc="2026-08-04T09:36:00Z">
              <w:r w:rsidR="00500B3D">
                <w:rPr>
                  <w:rFonts w:ascii="微软雅黑 Light" w:eastAsia="微软雅黑 Light" w:hAnsi="微软雅黑 Light" w:hint="eastAsia"/>
                  <w:b/>
                  <w:sz w:val="22"/>
                  <w:szCs w:val="22"/>
                </w:rPr>
                <w:t>的作用是获取用户的运动轨迹么，是否还会获取运动轨迹相关的真实场景画面</w:t>
              </w:r>
            </w:ins>
            <w:ins w:id="194" w:author="kyx" w:date="2026-08-04T17:37:00Z" w16du:dateUtc="2026-08-04T09:37:00Z">
              <w:r w:rsidR="00500B3D">
                <w:rPr>
                  <w:rFonts w:ascii="微软雅黑 Light" w:eastAsia="微软雅黑 Light" w:hAnsi="微软雅黑 Light" w:hint="eastAsia"/>
                  <w:b/>
                  <w:sz w:val="22"/>
                  <w:szCs w:val="22"/>
                </w:rPr>
                <w:t>？</w:t>
              </w:r>
            </w:ins>
          </w:p>
          <w:p w14:paraId="1C7D5AA6" w14:textId="188A3CAF" w:rsidR="00845C30" w:rsidRDefault="00845C30">
            <w:pPr>
              <w:rPr>
                <w:ins w:id="195" w:author="kyx" w:date="2026-08-04T21:48:00Z" w16du:dateUtc="2026-08-04T13:48:00Z"/>
                <w:rFonts w:ascii="微软雅黑 Light" w:eastAsia="微软雅黑 Light" w:hAnsi="微软雅黑 Light" w:hint="eastAsia"/>
                <w:b/>
                <w:sz w:val="22"/>
                <w:szCs w:val="22"/>
              </w:rPr>
            </w:pPr>
            <w:ins w:id="196" w:author="kyx" w:date="2026-08-04T21:48:00Z" w16du:dateUtc="2026-08-04T13:48:00Z">
              <w:r>
                <w:rPr>
                  <w:rFonts w:ascii="微软雅黑 Light" w:eastAsia="微软雅黑 Light" w:hAnsi="微软雅黑 Light" w:hint="eastAsia"/>
                  <w:b/>
                  <w:sz w:val="22"/>
                  <w:szCs w:val="22"/>
                </w:rPr>
                <w:t>Q1.2)</w:t>
              </w:r>
            </w:ins>
            <w:ins w:id="197" w:author="kyx" w:date="2026-08-04T17:37:00Z" w16du:dateUtc="2026-08-04T09:37:00Z">
              <w:r w:rsidR="00500B3D">
                <w:rPr>
                  <w:rFonts w:ascii="微软雅黑 Light" w:eastAsia="微软雅黑 Light" w:hAnsi="微软雅黑 Light" w:hint="eastAsia"/>
                  <w:b/>
                  <w:sz w:val="22"/>
                  <w:szCs w:val="22"/>
                </w:rPr>
                <w:t>录制系统的</w:t>
              </w:r>
            </w:ins>
            <w:ins w:id="198" w:author="kyx" w:date="2026-08-04T17:38:00Z" w16du:dateUtc="2026-08-04T09:38:00Z">
              <w:r w:rsidR="00500B3D">
                <w:rPr>
                  <w:rFonts w:ascii="微软雅黑 Light" w:eastAsia="微软雅黑 Light" w:hAnsi="微软雅黑 Light" w:hint="eastAsia"/>
                  <w:b/>
                  <w:sz w:val="22"/>
                  <w:szCs w:val="22"/>
                </w:rPr>
                <w:t>输入是通过</w:t>
              </w:r>
            </w:ins>
            <w:proofErr w:type="spellStart"/>
            <w:ins w:id="199" w:author="kyx" w:date="2026-08-05T07:15:00Z" w16du:dateUtc="2026-08-04T23:15:00Z">
              <w:r w:rsidR="003160FC" w:rsidRPr="003160FC">
                <w:rPr>
                  <w:rFonts w:ascii="微软雅黑 Light" w:eastAsia="微软雅黑 Light" w:hAnsi="微软雅黑 Light" w:hint="eastAsia"/>
                  <w:b/>
                  <w:color w:val="0070C0"/>
                  <w:sz w:val="22"/>
                  <w:szCs w:val="22"/>
                </w:rPr>
                <w:t>gpsupdate</w:t>
              </w:r>
            </w:ins>
            <w:proofErr w:type="spellEnd"/>
            <w:ins w:id="200" w:author="kyx" w:date="2026-08-05T07:16:00Z" w16du:dateUtc="2026-08-04T23:16:00Z">
              <w:r w:rsidR="003160FC">
                <w:rPr>
                  <w:rFonts w:ascii="微软雅黑 Light" w:eastAsia="微软雅黑 Light" w:hAnsi="微软雅黑 Light" w:hint="eastAsia"/>
                  <w:b/>
                  <w:color w:val="0070C0"/>
                  <w:sz w:val="22"/>
                  <w:szCs w:val="22"/>
                </w:rPr>
                <w:t>事件</w:t>
              </w:r>
            </w:ins>
            <w:ins w:id="201" w:author="kyx" w:date="2026-08-04T17:39:00Z" w16du:dateUtc="2026-08-04T09:39:00Z">
              <w:r w:rsidR="00500B3D">
                <w:rPr>
                  <w:rFonts w:ascii="微软雅黑 Light" w:eastAsia="微软雅黑 Light" w:hAnsi="微软雅黑 Light" w:hint="eastAsia"/>
                  <w:b/>
                  <w:sz w:val="22"/>
                  <w:szCs w:val="22"/>
                </w:rPr>
                <w:t>、</w:t>
              </w:r>
            </w:ins>
            <w:ins w:id="202" w:author="kyx" w:date="2026-08-04T21:28:00Z" w16du:dateUtc="2026-08-04T13:28:00Z">
              <w:r w:rsidR="008D2B89">
                <w:rPr>
                  <w:rFonts w:ascii="微软雅黑 Light" w:eastAsia="微软雅黑 Light" w:hAnsi="微软雅黑 Light" w:hint="eastAsia"/>
                  <w:b/>
                  <w:sz w:val="22"/>
                  <w:szCs w:val="22"/>
                </w:rPr>
                <w:t>`</w:t>
              </w:r>
              <w:proofErr w:type="spellStart"/>
              <w:r w:rsidR="008D2B89">
                <w:rPr>
                  <w:rFonts w:ascii="微软雅黑 Light" w:eastAsia="微软雅黑 Light" w:hAnsi="微软雅黑 Light" w:hint="eastAsia"/>
                  <w:b/>
                  <w:sz w:val="22"/>
                  <w:szCs w:val="22"/>
                </w:rPr>
                <w:t>compassChange`</w:t>
              </w:r>
            </w:ins>
            <w:ins w:id="203" w:author="kyx" w:date="2026-08-04T17:38:00Z" w16du:dateUtc="2026-08-04T09:38:00Z">
              <w:r w:rsidR="00500B3D">
                <w:rPr>
                  <w:rFonts w:ascii="微软雅黑 Light" w:eastAsia="微软雅黑 Light" w:hAnsi="微软雅黑 Light" w:hint="eastAsia"/>
                  <w:b/>
                  <w:sz w:val="22"/>
                  <w:szCs w:val="22"/>
                </w:rPr>
                <w:t>heading</w:t>
              </w:r>
            </w:ins>
            <w:proofErr w:type="spellEnd"/>
            <w:ins w:id="204" w:author="kyx" w:date="2026-08-04T21:27:00Z" w16du:dateUtc="2026-08-04T13:27:00Z">
              <w:r w:rsidR="008D2B89">
                <w:rPr>
                  <w:rFonts w:ascii="微软雅黑 Light" w:eastAsia="微软雅黑 Light" w:hAnsi="微软雅黑 Light" w:hint="eastAsia"/>
                  <w:b/>
                  <w:sz w:val="22"/>
                  <w:szCs w:val="22"/>
                </w:rPr>
                <w:t>事件</w:t>
              </w:r>
            </w:ins>
            <w:ins w:id="205" w:author="kyx" w:date="2026-08-04T20:30:00Z" w16du:dateUtc="2026-08-04T12:30:00Z">
              <w:r w:rsidR="0061213F">
                <w:rPr>
                  <w:rFonts w:ascii="微软雅黑 Light" w:eastAsia="微软雅黑 Light" w:hAnsi="微软雅黑 Light" w:hint="eastAsia"/>
                  <w:b/>
                  <w:sz w:val="22"/>
                  <w:szCs w:val="22"/>
                </w:rPr>
                <w:t>，以及传感器数据</w:t>
              </w:r>
            </w:ins>
            <w:ins w:id="206" w:author="kyx" w:date="2026-08-04T17:38:00Z" w16du:dateUtc="2026-08-04T09:38:00Z">
              <w:r w:rsidR="00500B3D">
                <w:rPr>
                  <w:rFonts w:ascii="微软雅黑 Light" w:eastAsia="微软雅黑 Light" w:hAnsi="微软雅黑 Light" w:hint="eastAsia"/>
                  <w:b/>
                  <w:sz w:val="22"/>
                  <w:szCs w:val="22"/>
                </w:rPr>
                <w:t>？</w:t>
              </w:r>
            </w:ins>
          </w:p>
          <w:p w14:paraId="7708B1C1" w14:textId="539A4695" w:rsidR="008D2B89" w:rsidRDefault="0061213F">
            <w:pPr>
              <w:rPr>
                <w:ins w:id="207" w:author="kyx" w:date="2026-08-04T21:29:00Z" w16du:dateUtc="2026-08-04T13:29:00Z"/>
                <w:rFonts w:ascii="微软雅黑 Light" w:eastAsia="微软雅黑 Light" w:hAnsi="微软雅黑 Light" w:hint="eastAsia"/>
                <w:b/>
                <w:sz w:val="22"/>
                <w:szCs w:val="22"/>
              </w:rPr>
            </w:pPr>
            <w:ins w:id="208" w:author="kyx" w:date="2026-08-04T20:30:00Z" w16du:dateUtc="2026-08-04T12:30:00Z">
              <w:r>
                <w:rPr>
                  <w:rFonts w:ascii="微软雅黑 Light" w:eastAsia="微软雅黑 Light" w:hAnsi="微软雅黑 Light" w:hint="eastAsia"/>
                  <w:b/>
                  <w:sz w:val="22"/>
                  <w:szCs w:val="22"/>
                </w:rPr>
                <w:t>其中，</w:t>
              </w:r>
            </w:ins>
            <w:proofErr w:type="spellStart"/>
            <w:ins w:id="209" w:author="kyx" w:date="2026-08-05T07:15:00Z" w16du:dateUtc="2026-08-04T23:15:00Z">
              <w:r w:rsidR="003160FC" w:rsidRPr="003160FC">
                <w:rPr>
                  <w:rFonts w:ascii="微软雅黑 Light" w:eastAsia="微软雅黑 Light" w:hAnsi="微软雅黑 Light" w:hint="eastAsia"/>
                  <w:b/>
                  <w:color w:val="0070C0"/>
                  <w:sz w:val="22"/>
                  <w:szCs w:val="22"/>
                </w:rPr>
                <w:t>gpsupdate</w:t>
              </w:r>
            </w:ins>
            <w:proofErr w:type="spellEnd"/>
            <w:ins w:id="210" w:author="kyx" w:date="2026-08-05T07:16:00Z" w16du:dateUtc="2026-08-04T23:16:00Z">
              <w:r w:rsidR="003160FC">
                <w:rPr>
                  <w:rFonts w:ascii="微软雅黑 Light" w:eastAsia="微软雅黑 Light" w:hAnsi="微软雅黑 Light" w:hint="eastAsia"/>
                  <w:b/>
                  <w:color w:val="0070C0"/>
                  <w:sz w:val="22"/>
                  <w:szCs w:val="22"/>
                </w:rPr>
                <w:t>事件</w:t>
              </w:r>
            </w:ins>
            <w:ins w:id="211" w:author="kyx" w:date="2026-08-05T07:15:00Z" w16du:dateUtc="2026-08-04T23:15:00Z">
              <w:r w:rsidR="003160FC">
                <w:rPr>
                  <w:rFonts w:ascii="微软雅黑 Light" w:eastAsia="微软雅黑 Light" w:hAnsi="微软雅黑 Light" w:hint="eastAsia"/>
                  <w:b/>
                  <w:color w:val="0070C0"/>
                  <w:sz w:val="22"/>
                  <w:szCs w:val="22"/>
                </w:rPr>
                <w:t>是指</w:t>
              </w:r>
            </w:ins>
            <w:ins w:id="212" w:author="kyx" w:date="2026-08-05T07:16:00Z" w16du:dateUtc="2026-08-04T23:16:00Z">
              <w:r w:rsidR="003160FC">
                <w:rPr>
                  <w:rFonts w:ascii="微软雅黑 Light" w:eastAsia="微软雅黑 Light" w:hAnsi="微软雅黑 Light" w:hint="eastAsia"/>
                  <w:b/>
                  <w:sz w:val="22"/>
                  <w:szCs w:val="22"/>
                </w:rPr>
                <w:t>子系统</w:t>
              </w:r>
              <w:proofErr w:type="gramStart"/>
              <w:r w:rsidR="003160FC">
                <w:rPr>
                  <w:rFonts w:ascii="微软雅黑 Light" w:eastAsia="微软雅黑 Light" w:hAnsi="微软雅黑 Light" w:hint="eastAsia"/>
                  <w:b/>
                  <w:sz w:val="22"/>
                  <w:szCs w:val="22"/>
                </w:rPr>
                <w:t>一</w:t>
              </w:r>
              <w:proofErr w:type="gramEnd"/>
              <w:r w:rsidR="003160FC">
                <w:rPr>
                  <w:rFonts w:ascii="微软雅黑 Light" w:eastAsia="微软雅黑 Light" w:hAnsi="微软雅黑 Light" w:hint="eastAsia"/>
                  <w:b/>
                  <w:sz w:val="22"/>
                  <w:szCs w:val="22"/>
                </w:rPr>
                <w:t>得到的</w:t>
              </w:r>
            </w:ins>
            <w:ins w:id="213" w:author="kyx" w:date="2026-08-05T07:19:00Z" w16du:dateUtc="2026-08-04T23:19:00Z">
              <w:r w:rsidR="003160FC">
                <w:rPr>
                  <w:rFonts w:ascii="微软雅黑 Light" w:eastAsia="微软雅黑 Light" w:hAnsi="微软雅黑 Light" w:hint="eastAsia"/>
                  <w:b/>
                  <w:sz w:val="22"/>
                  <w:szCs w:val="22"/>
                </w:rPr>
                <w:t>WGS84经纬度</w:t>
              </w:r>
            </w:ins>
            <w:ins w:id="214" w:author="kyx" w:date="2026-08-05T07:16:00Z" w16du:dateUtc="2026-08-04T23:16:00Z">
              <w:r w:rsidR="003160FC">
                <w:rPr>
                  <w:rFonts w:ascii="微软雅黑 Light" w:eastAsia="微软雅黑 Light" w:hAnsi="微软雅黑 Light" w:hint="eastAsia"/>
                  <w:b/>
                  <w:sz w:val="22"/>
                  <w:szCs w:val="22"/>
                </w:rPr>
                <w:t>么？</w:t>
              </w:r>
            </w:ins>
            <w:ins w:id="215" w:author="kyx" w:date="2026-08-04T21:28:00Z" w16du:dateUtc="2026-08-04T13:28:00Z">
              <w:r w:rsidR="008D2B89">
                <w:rPr>
                  <w:rFonts w:ascii="微软雅黑 Light" w:eastAsia="微软雅黑 Light" w:hAnsi="微软雅黑 Light" w:hint="eastAsia"/>
                  <w:b/>
                  <w:sz w:val="22"/>
                  <w:szCs w:val="22"/>
                </w:rPr>
                <w:t>`</w:t>
              </w:r>
              <w:proofErr w:type="spellStart"/>
              <w:r w:rsidR="008D2B89">
                <w:rPr>
                  <w:rFonts w:ascii="微软雅黑 Light" w:eastAsia="微软雅黑 Light" w:hAnsi="微软雅黑 Light" w:hint="eastAsia"/>
                  <w:b/>
                  <w:sz w:val="22"/>
                  <w:szCs w:val="22"/>
                </w:rPr>
                <w:t>compassChange`</w:t>
              </w:r>
            </w:ins>
            <w:ins w:id="216" w:author="kyx" w:date="2026-08-04T17:38:00Z" w16du:dateUtc="2026-08-04T09:38:00Z">
              <w:r w:rsidR="00500B3D">
                <w:rPr>
                  <w:rFonts w:ascii="微软雅黑 Light" w:eastAsia="微软雅黑 Light" w:hAnsi="微软雅黑 Light" w:hint="eastAsia"/>
                  <w:b/>
                  <w:sz w:val="22"/>
                  <w:szCs w:val="22"/>
                </w:rPr>
                <w:t>heading</w:t>
              </w:r>
              <w:proofErr w:type="spellEnd"/>
              <w:r w:rsidR="00500B3D">
                <w:rPr>
                  <w:rFonts w:ascii="微软雅黑 Light" w:eastAsia="微软雅黑 Light" w:hAnsi="微软雅黑 Light" w:hint="eastAsia"/>
                  <w:b/>
                  <w:sz w:val="22"/>
                  <w:szCs w:val="22"/>
                </w:rPr>
                <w:t>事件是指</w:t>
              </w:r>
            </w:ins>
            <w:ins w:id="217" w:author="kyx" w:date="2026-08-05T07:19:00Z" w16du:dateUtc="2026-08-04T23:19:00Z">
              <w:r w:rsidR="003160FC">
                <w:rPr>
                  <w:rFonts w:ascii="微软雅黑 Light" w:eastAsia="微软雅黑 Light" w:hAnsi="微软雅黑 Light" w:hint="eastAsia"/>
                  <w:b/>
                  <w:sz w:val="22"/>
                  <w:szCs w:val="22"/>
                </w:rPr>
                <w:t>子系统</w:t>
              </w:r>
              <w:proofErr w:type="gramStart"/>
              <w:r w:rsidR="003160FC">
                <w:rPr>
                  <w:rFonts w:ascii="微软雅黑 Light" w:eastAsia="微软雅黑 Light" w:hAnsi="微软雅黑 Light" w:hint="eastAsia"/>
                  <w:b/>
                  <w:sz w:val="22"/>
                  <w:szCs w:val="22"/>
                </w:rPr>
                <w:t>一</w:t>
              </w:r>
              <w:proofErr w:type="gramEnd"/>
              <w:r w:rsidR="003160FC">
                <w:rPr>
                  <w:rFonts w:ascii="微软雅黑 Light" w:eastAsia="微软雅黑 Light" w:hAnsi="微软雅黑 Light" w:hint="eastAsia"/>
                  <w:b/>
                  <w:sz w:val="22"/>
                  <w:szCs w:val="22"/>
                </w:rPr>
                <w:t>得到的heading</w:t>
              </w:r>
            </w:ins>
            <w:ins w:id="218" w:author="kyx" w:date="2026-08-04T17:38:00Z" w16du:dateUtc="2026-08-04T09:38:00Z">
              <w:r w:rsidR="00500B3D">
                <w:rPr>
                  <w:rFonts w:ascii="微软雅黑 Light" w:eastAsia="微软雅黑 Light" w:hAnsi="微软雅黑 Light" w:hint="eastAsia"/>
                  <w:b/>
                  <w:sz w:val="22"/>
                  <w:szCs w:val="22"/>
                </w:rPr>
                <w:t>？</w:t>
              </w:r>
            </w:ins>
            <w:ins w:id="219" w:author="kyx" w:date="2026-08-05T07:16:00Z" w16du:dateUtc="2026-08-04T23:16:00Z">
              <w:r w:rsidR="003160FC">
                <w:rPr>
                  <w:rFonts w:ascii="微软雅黑 Light" w:eastAsia="微软雅黑 Light" w:hAnsi="微软雅黑 Light" w:hint="eastAsia"/>
                  <w:b/>
                  <w:sz w:val="22"/>
                  <w:szCs w:val="22"/>
                </w:rPr>
                <w:t>另外，</w:t>
              </w:r>
            </w:ins>
            <w:ins w:id="220" w:author="kyx" w:date="2026-08-04T21:28:00Z" w16du:dateUtc="2026-08-04T13:28:00Z">
              <w:r w:rsidR="008D2B89">
                <w:rPr>
                  <w:rFonts w:ascii="微软雅黑 Light" w:eastAsia="微软雅黑 Light" w:hAnsi="微软雅黑 Light" w:hint="eastAsia"/>
                  <w:b/>
                  <w:sz w:val="22"/>
                  <w:szCs w:val="22"/>
                </w:rPr>
                <w:t>子系统</w:t>
              </w:r>
              <w:proofErr w:type="gramStart"/>
              <w:r w:rsidR="008D2B89">
                <w:rPr>
                  <w:rFonts w:ascii="微软雅黑 Light" w:eastAsia="微软雅黑 Light" w:hAnsi="微软雅黑 Light" w:hint="eastAsia"/>
                  <w:b/>
                  <w:sz w:val="22"/>
                  <w:szCs w:val="22"/>
                </w:rPr>
                <w:t>一</w:t>
              </w:r>
              <w:proofErr w:type="gramEnd"/>
              <w:r w:rsidR="008D2B89">
                <w:rPr>
                  <w:rFonts w:ascii="微软雅黑 Light" w:eastAsia="微软雅黑 Light" w:hAnsi="微软雅黑 Light" w:hint="eastAsia"/>
                  <w:b/>
                  <w:sz w:val="22"/>
                  <w:szCs w:val="22"/>
                </w:rPr>
                <w:t>输出的融合位置</w:t>
              </w:r>
            </w:ins>
            <w:proofErr w:type="spellStart"/>
            <w:ins w:id="221" w:author="kyx" w:date="2026-08-05T07:17:00Z" w16du:dateUtc="2026-08-04T23:17:00Z">
              <w:r w:rsidR="003160FC">
                <w:rPr>
                  <w:rFonts w:ascii="微软雅黑 Light" w:eastAsia="微软雅黑 Light" w:hAnsi="微软雅黑 Light" w:hint="eastAsia"/>
                  <w:b/>
                  <w:sz w:val="22"/>
                  <w:szCs w:val="22"/>
                </w:rPr>
                <w:t>IFusionLocation</w:t>
              </w:r>
              <w:proofErr w:type="spellEnd"/>
              <w:r w:rsidR="003160FC">
                <w:rPr>
                  <w:rFonts w:ascii="微软雅黑 Light" w:eastAsia="微软雅黑 Light" w:hAnsi="微软雅黑 Light" w:hint="eastAsia"/>
                  <w:b/>
                  <w:sz w:val="22"/>
                  <w:szCs w:val="22"/>
                </w:rPr>
                <w:t xml:space="preserve"> {</w:t>
              </w:r>
              <w:proofErr w:type="spellStart"/>
              <w:r w:rsidR="003160FC">
                <w:rPr>
                  <w:rFonts w:ascii="微软雅黑 Light" w:eastAsia="微软雅黑 Light" w:hAnsi="微软雅黑 Light" w:hint="eastAsia"/>
                  <w:b/>
                  <w:sz w:val="22"/>
                  <w:szCs w:val="22"/>
                </w:rPr>
                <w:t>lat</w:t>
              </w:r>
              <w:proofErr w:type="spellEnd"/>
              <w:r w:rsidR="003160FC">
                <w:rPr>
                  <w:rFonts w:ascii="微软雅黑 Light" w:eastAsia="微软雅黑 Light" w:hAnsi="微软雅黑 Light" w:hint="eastAsia"/>
                  <w:b/>
                  <w:sz w:val="22"/>
                  <w:szCs w:val="22"/>
                </w:rPr>
                <w:t xml:space="preserve">, </w:t>
              </w:r>
              <w:proofErr w:type="spellStart"/>
              <w:r w:rsidR="003160FC">
                <w:rPr>
                  <w:rFonts w:ascii="微软雅黑 Light" w:eastAsia="微软雅黑 Light" w:hAnsi="微软雅黑 Light" w:hint="eastAsia"/>
                  <w:b/>
                  <w:sz w:val="22"/>
                  <w:szCs w:val="22"/>
                </w:rPr>
                <w:t>lon</w:t>
              </w:r>
              <w:proofErr w:type="spellEnd"/>
              <w:r w:rsidR="003160FC">
                <w:rPr>
                  <w:rFonts w:ascii="微软雅黑 Light" w:eastAsia="微软雅黑 Light" w:hAnsi="微软雅黑 Light" w:hint="eastAsia"/>
                  <w:b/>
                  <w:sz w:val="22"/>
                  <w:szCs w:val="22"/>
                </w:rPr>
                <w:t>, accuracy, timestamp, source('GPS'|'VPS'), heading}</w:t>
              </w:r>
            </w:ins>
            <w:ins w:id="222" w:author="kyx" w:date="2026-08-04T21:28:00Z" w16du:dateUtc="2026-08-04T13:28:00Z">
              <w:r w:rsidR="008D2B89">
                <w:rPr>
                  <w:rFonts w:ascii="微软雅黑 Light" w:eastAsia="微软雅黑 Light" w:hAnsi="微软雅黑 Light" w:hint="eastAsia"/>
                  <w:b/>
                  <w:sz w:val="22"/>
                  <w:szCs w:val="22"/>
                </w:rPr>
                <w:t>，</w:t>
              </w:r>
            </w:ins>
            <w:ins w:id="223" w:author="kyx" w:date="2026-08-05T07:17:00Z" w16du:dateUtc="2026-08-04T23:17:00Z">
              <w:r w:rsidR="003160FC">
                <w:rPr>
                  <w:rFonts w:ascii="微软雅黑 Light" w:eastAsia="微软雅黑 Light" w:hAnsi="微软雅黑 Light" w:hint="eastAsia"/>
                  <w:b/>
                  <w:sz w:val="22"/>
                  <w:szCs w:val="22"/>
                </w:rPr>
                <w:t>为何不直接用子系统</w:t>
              </w:r>
              <w:proofErr w:type="gramStart"/>
              <w:r w:rsidR="003160FC">
                <w:rPr>
                  <w:rFonts w:ascii="微软雅黑 Light" w:eastAsia="微软雅黑 Light" w:hAnsi="微软雅黑 Light" w:hint="eastAsia"/>
                  <w:b/>
                  <w:sz w:val="22"/>
                  <w:szCs w:val="22"/>
                </w:rPr>
                <w:t>一</w:t>
              </w:r>
              <w:proofErr w:type="gramEnd"/>
              <w:r w:rsidR="003160FC">
                <w:rPr>
                  <w:rFonts w:ascii="微软雅黑 Light" w:eastAsia="微软雅黑 Light" w:hAnsi="微软雅黑 Light" w:hint="eastAsia"/>
                  <w:b/>
                  <w:sz w:val="22"/>
                  <w:szCs w:val="22"/>
                </w:rPr>
                <w:t>的输出呢？</w:t>
              </w:r>
            </w:ins>
            <w:ins w:id="224" w:author="kyx" w:date="2026-08-05T07:19:00Z" w16du:dateUtc="2026-08-04T23:19:00Z">
              <w:r w:rsidR="003160FC">
                <w:rPr>
                  <w:rFonts w:ascii="微软雅黑 Light" w:eastAsia="微软雅黑 Light" w:hAnsi="微软雅黑 Light" w:hint="eastAsia"/>
                  <w:b/>
                  <w:sz w:val="22"/>
                  <w:szCs w:val="22"/>
                </w:rPr>
                <w:t>而是要分别监听</w:t>
              </w:r>
              <w:proofErr w:type="spellStart"/>
              <w:r w:rsidR="003160FC" w:rsidRPr="003160FC">
                <w:rPr>
                  <w:rFonts w:ascii="微软雅黑 Light" w:eastAsia="微软雅黑 Light" w:hAnsi="微软雅黑 Light" w:hint="eastAsia"/>
                  <w:b/>
                  <w:color w:val="0070C0"/>
                  <w:sz w:val="22"/>
                  <w:szCs w:val="22"/>
                </w:rPr>
                <w:t>gpsupdate</w:t>
              </w:r>
              <w:proofErr w:type="spellEnd"/>
              <w:r w:rsidR="003160FC">
                <w:rPr>
                  <w:rFonts w:ascii="微软雅黑 Light" w:eastAsia="微软雅黑 Light" w:hAnsi="微软雅黑 Light" w:hint="eastAsia"/>
                  <w:b/>
                  <w:color w:val="0070C0"/>
                  <w:sz w:val="22"/>
                  <w:szCs w:val="22"/>
                </w:rPr>
                <w:t>事件、</w:t>
              </w:r>
              <w:proofErr w:type="spellStart"/>
              <w:r w:rsidR="003160FC">
                <w:rPr>
                  <w:rFonts w:ascii="微软雅黑 Light" w:eastAsia="微软雅黑 Light" w:hAnsi="微软雅黑 Light" w:hint="eastAsia"/>
                  <w:b/>
                  <w:sz w:val="22"/>
                  <w:szCs w:val="22"/>
                </w:rPr>
                <w:t>compassChange`heading</w:t>
              </w:r>
              <w:proofErr w:type="spellEnd"/>
              <w:r w:rsidR="003160FC">
                <w:rPr>
                  <w:rFonts w:ascii="微软雅黑 Light" w:eastAsia="微软雅黑 Light" w:hAnsi="微软雅黑 Light" w:hint="eastAsia"/>
                  <w:b/>
                  <w:sz w:val="22"/>
                  <w:szCs w:val="22"/>
                </w:rPr>
                <w:t>事件？</w:t>
              </w:r>
            </w:ins>
          </w:p>
          <w:p w14:paraId="2C35ECDB" w14:textId="74792A35" w:rsidR="00500B3D" w:rsidRDefault="00500B3D">
            <w:pPr>
              <w:rPr>
                <w:ins w:id="225" w:author="kyx" w:date="2026-08-04T17:37:00Z" w16du:dateUtc="2026-08-04T09:37:00Z"/>
                <w:rFonts w:ascii="微软雅黑 Light" w:eastAsia="微软雅黑 Light" w:hAnsi="微软雅黑 Light" w:hint="eastAsia"/>
                <w:b/>
                <w:sz w:val="22"/>
                <w:szCs w:val="22"/>
              </w:rPr>
            </w:pPr>
            <w:ins w:id="226" w:author="kyx" w:date="2026-08-04T17:39:00Z" w16du:dateUtc="2026-08-04T09:39:00Z">
              <w:r>
                <w:rPr>
                  <w:rFonts w:ascii="微软雅黑 Light" w:eastAsia="微软雅黑 Light" w:hAnsi="微软雅黑 Light" w:hint="eastAsia"/>
                  <w:b/>
                  <w:sz w:val="22"/>
                  <w:szCs w:val="22"/>
                </w:rPr>
                <w:t>缓存的传感器数据，是指</w:t>
              </w:r>
            </w:ins>
            <w:ins w:id="227" w:author="kyx" w:date="2026-08-04T21:47:00Z" w16du:dateUtc="2026-08-04T13:47:00Z">
              <w:r w:rsidR="00845C30">
                <w:rPr>
                  <w:rFonts w:ascii="微软雅黑 Light" w:eastAsia="微软雅黑 Light" w:hAnsi="微软雅黑 Light" w:hint="eastAsia"/>
                  <w:b/>
                  <w:sz w:val="22"/>
                  <w:szCs w:val="22"/>
                </w:rPr>
                <w:t>IMU</w:t>
              </w:r>
            </w:ins>
            <w:ins w:id="228" w:author="kyx" w:date="2026-08-04T17:39:00Z" w16du:dateUtc="2026-08-04T09:39:00Z">
              <w:r>
                <w:rPr>
                  <w:rFonts w:ascii="微软雅黑 Light" w:eastAsia="微软雅黑 Light" w:hAnsi="微软雅黑 Light" w:hint="eastAsia"/>
                  <w:b/>
                  <w:sz w:val="22"/>
                  <w:szCs w:val="22"/>
                </w:rPr>
                <w:t>数据</w:t>
              </w:r>
            </w:ins>
            <w:ins w:id="229" w:author="kyx" w:date="2026-08-04T21:47:00Z" w16du:dateUtc="2026-08-04T13:47:00Z">
              <w:r w:rsidR="00845C30">
                <w:rPr>
                  <w:rFonts w:ascii="微软雅黑 Light" w:eastAsia="微软雅黑 Light" w:hAnsi="微软雅黑 Light" w:hint="eastAsia"/>
                  <w:b/>
                  <w:sz w:val="22"/>
                  <w:szCs w:val="22"/>
                </w:rPr>
                <w:t>么</w:t>
              </w:r>
            </w:ins>
            <w:ins w:id="230" w:author="kyx" w:date="2026-08-04T17:39:00Z" w16du:dateUtc="2026-08-04T09:39:00Z">
              <w:r>
                <w:rPr>
                  <w:rFonts w:ascii="微软雅黑 Light" w:eastAsia="微软雅黑 Light" w:hAnsi="微软雅黑 Light" w:hint="eastAsia"/>
                  <w:b/>
                  <w:sz w:val="22"/>
                  <w:szCs w:val="22"/>
                </w:rPr>
                <w:t>，与</w:t>
              </w:r>
            </w:ins>
            <w:ins w:id="231" w:author="kyx" w:date="2026-08-05T07:20:00Z" w16du:dateUtc="2026-08-04T23:20:00Z">
              <w:r w:rsidR="003160FC">
                <w:rPr>
                  <w:rFonts w:ascii="微软雅黑 Light" w:eastAsia="微软雅黑 Light" w:hAnsi="微软雅黑 Light" w:hint="eastAsia"/>
                  <w:b/>
                  <w:sz w:val="22"/>
                  <w:szCs w:val="22"/>
                </w:rPr>
                <w:t>WGS84经纬度、heading</w:t>
              </w:r>
            </w:ins>
            <w:ins w:id="232" w:author="kyx" w:date="2026-08-04T17:39:00Z" w16du:dateUtc="2026-08-04T09:39:00Z">
              <w:r>
                <w:rPr>
                  <w:rFonts w:ascii="微软雅黑 Light" w:eastAsia="微软雅黑 Light" w:hAnsi="微软雅黑 Light" w:hint="eastAsia"/>
                  <w:b/>
                  <w:sz w:val="22"/>
                  <w:szCs w:val="22"/>
                </w:rPr>
                <w:t>的关系是？</w:t>
              </w:r>
            </w:ins>
            <w:ins w:id="233" w:author="kyx" w:date="2026-08-04T21:48:00Z" w16du:dateUtc="2026-08-04T13:48:00Z">
              <w:r w:rsidR="00845C30">
                <w:rPr>
                  <w:rFonts w:ascii="微软雅黑 Light" w:eastAsia="微软雅黑 Light" w:hAnsi="微软雅黑 Light" w:hint="eastAsia"/>
                  <w:b/>
                  <w:sz w:val="22"/>
                  <w:szCs w:val="22"/>
                </w:rPr>
                <w:t>此处的</w:t>
              </w:r>
            </w:ins>
            <w:ins w:id="234" w:author="kyx" w:date="2026-08-04T20:30:00Z" w16du:dateUtc="2026-08-04T12:30:00Z">
              <w:r w:rsidR="0061213F">
                <w:rPr>
                  <w:rFonts w:ascii="微软雅黑 Light" w:eastAsia="微软雅黑 Light" w:hAnsi="微软雅黑 Light" w:hint="eastAsia"/>
                  <w:b/>
                  <w:sz w:val="22"/>
                  <w:szCs w:val="22"/>
                </w:rPr>
                <w:t>作用是？</w:t>
              </w:r>
            </w:ins>
            <w:ins w:id="235" w:author="kyx" w:date="2026-08-05T07:20:00Z" w16du:dateUtc="2026-08-04T23:20:00Z">
              <w:r w:rsidR="003160FC">
                <w:rPr>
                  <w:rFonts w:ascii="微软雅黑 Light" w:eastAsia="微软雅黑 Light" w:hAnsi="微软雅黑 Light" w:hint="eastAsia"/>
                  <w:b/>
                  <w:sz w:val="22"/>
                  <w:szCs w:val="22"/>
                </w:rPr>
                <w:t>（如果EKF模块不开启，</w:t>
              </w:r>
            </w:ins>
            <w:ins w:id="236" w:author="kyx" w:date="2026-08-05T07:21:00Z" w16du:dateUtc="2026-08-04T23:21:00Z">
              <w:r w:rsidR="003160FC">
                <w:rPr>
                  <w:rFonts w:ascii="微软雅黑 Light" w:eastAsia="微软雅黑 Light" w:hAnsi="微软雅黑 Light" w:hint="eastAsia"/>
                  <w:b/>
                  <w:sz w:val="22"/>
                  <w:szCs w:val="22"/>
                </w:rPr>
                <w:t>还有IMU数据么</w:t>
              </w:r>
            </w:ins>
            <w:ins w:id="237" w:author="kyx" w:date="2026-08-05T07:20:00Z" w16du:dateUtc="2026-08-04T23:20:00Z">
              <w:r w:rsidR="003160FC">
                <w:rPr>
                  <w:rFonts w:ascii="微软雅黑 Light" w:eastAsia="微软雅黑 Light" w:hAnsi="微软雅黑 Light" w:hint="eastAsia"/>
                  <w:b/>
                  <w:sz w:val="22"/>
                  <w:szCs w:val="22"/>
                </w:rPr>
                <w:t>）</w:t>
              </w:r>
            </w:ins>
          </w:p>
          <w:p w14:paraId="14C109D7" w14:textId="0B0D5FEB" w:rsidR="00500B3D" w:rsidRDefault="00845C30">
            <w:pPr>
              <w:rPr>
                <w:ins w:id="238" w:author="kyx" w:date="2026-08-04T17:36:00Z" w16du:dateUtc="2026-08-04T09:36:00Z"/>
                <w:rFonts w:ascii="微软雅黑 Light" w:eastAsia="微软雅黑 Light" w:hAnsi="微软雅黑 Light" w:hint="eastAsia"/>
                <w:b/>
                <w:sz w:val="22"/>
                <w:szCs w:val="22"/>
              </w:rPr>
            </w:pPr>
            <w:ins w:id="239" w:author="kyx" w:date="2026-08-04T21:48:00Z" w16du:dateUtc="2026-08-04T13:48:00Z">
              <w:r>
                <w:rPr>
                  <w:rFonts w:ascii="微软雅黑 Light" w:eastAsia="微软雅黑 Light" w:hAnsi="微软雅黑 Light" w:hint="eastAsia"/>
                  <w:b/>
                  <w:sz w:val="22"/>
                  <w:szCs w:val="22"/>
                </w:rPr>
                <w:t>Q1.3)</w:t>
              </w:r>
            </w:ins>
            <w:ins w:id="240" w:author="kyx" w:date="2026-08-04T17:40:00Z" w16du:dateUtc="2026-08-04T09:40:00Z">
              <w:r w:rsidR="00500B3D">
                <w:rPr>
                  <w:rFonts w:ascii="微软雅黑 Light" w:eastAsia="微软雅黑 Light" w:hAnsi="微软雅黑 Light" w:hint="eastAsia"/>
                  <w:b/>
                  <w:sz w:val="22"/>
                  <w:szCs w:val="22"/>
                </w:rPr>
                <w:t>录制系统的输出为文件，该文件包含什么信息？</w:t>
              </w:r>
            </w:ins>
          </w:p>
          <w:p w14:paraId="3F835937" w14:textId="5965B4E9" w:rsidR="00E7477E" w:rsidRDefault="00500B3D">
            <w:pPr>
              <w:rPr>
                <w:ins w:id="241" w:author="kyx" w:date="2026-07-31T10:44:00Z" w16du:dateUtc="2026-07-31T02:44:00Z"/>
                <w:rFonts w:ascii="微软雅黑 Light" w:eastAsia="微软雅黑 Light" w:hAnsi="微软雅黑 Light" w:hint="eastAsia"/>
                <w:b/>
                <w:sz w:val="22"/>
                <w:szCs w:val="22"/>
              </w:rPr>
            </w:pPr>
            <w:ins w:id="242" w:author="kyx" w:date="2026-08-04T17:40:00Z" w16du:dateUtc="2026-08-04T09:40:00Z">
              <w:r>
                <w:rPr>
                  <w:rFonts w:ascii="微软雅黑 Light" w:eastAsia="微软雅黑 Light" w:hAnsi="微软雅黑 Light" w:hint="eastAsia"/>
                  <w:b/>
                  <w:sz w:val="22"/>
                  <w:szCs w:val="22"/>
                </w:rPr>
                <w:t>Q2：</w:t>
              </w:r>
            </w:ins>
            <w:ins w:id="243" w:author="kyx" w:date="2026-07-31T10:42:00Z" w16du:dateUtc="2026-07-31T02:42:00Z">
              <w:r w:rsidR="00E7477E">
                <w:rPr>
                  <w:rFonts w:ascii="微软雅黑 Light" w:eastAsia="微软雅黑 Light" w:hAnsi="微软雅黑 Light" w:hint="eastAsia"/>
                  <w:b/>
                  <w:sz w:val="22"/>
                  <w:szCs w:val="22"/>
                </w:rPr>
                <w:t>回放系统的作用</w:t>
              </w:r>
            </w:ins>
            <w:ins w:id="244" w:author="kyx" w:date="2026-08-04T17:40:00Z" w16du:dateUtc="2026-08-04T09:40:00Z">
              <w:r>
                <w:rPr>
                  <w:rFonts w:ascii="微软雅黑 Light" w:eastAsia="微软雅黑 Light" w:hAnsi="微软雅黑 Light" w:hint="eastAsia"/>
                  <w:b/>
                  <w:sz w:val="22"/>
                  <w:szCs w:val="22"/>
                </w:rPr>
                <w:t>是播放录制系统生成的文件？</w:t>
              </w:r>
            </w:ins>
            <w:ins w:id="245" w:author="kyx" w:date="2026-08-04T17:41:00Z" w16du:dateUtc="2026-08-04T09:41:00Z">
              <w:r w:rsidR="00375E7B">
                <w:rPr>
                  <w:rFonts w:ascii="微软雅黑 Light" w:eastAsia="微软雅黑 Light" w:hAnsi="微软雅黑 Light" w:hint="eastAsia"/>
                  <w:b/>
                  <w:sz w:val="22"/>
                  <w:szCs w:val="22"/>
                </w:rPr>
                <w:t>呈现的</w:t>
              </w:r>
            </w:ins>
            <w:ins w:id="246" w:author="kyx" w:date="2026-08-04T17:40:00Z" w16du:dateUtc="2026-08-04T09:40:00Z">
              <w:r>
                <w:rPr>
                  <w:rFonts w:ascii="微软雅黑 Light" w:eastAsia="微软雅黑 Light" w:hAnsi="微软雅黑 Light" w:hint="eastAsia"/>
                  <w:b/>
                  <w:sz w:val="22"/>
                  <w:szCs w:val="22"/>
                </w:rPr>
                <w:t>效果是</w:t>
              </w:r>
            </w:ins>
            <w:ins w:id="247" w:author="kyx" w:date="2026-08-04T17:41:00Z" w16du:dateUtc="2026-08-04T09:41:00Z">
              <w:r w:rsidR="00375E7B">
                <w:rPr>
                  <w:rFonts w:ascii="微软雅黑 Light" w:eastAsia="微软雅黑 Light" w:hAnsi="微软雅黑 Light" w:hint="eastAsia"/>
                  <w:b/>
                  <w:sz w:val="22"/>
                  <w:szCs w:val="22"/>
                </w:rPr>
                <w:t>（比如类似视频还是数据曲线之类）？能否给个回放画面截图便于理解？</w:t>
              </w:r>
            </w:ins>
          </w:p>
          <w:p w14:paraId="45F1563C" w14:textId="54451482" w:rsidR="00E7477E" w:rsidRDefault="00E7477E">
            <w:pPr>
              <w:rPr>
                <w:ins w:id="248" w:author="kyx" w:date="2026-07-31T10:43:00Z" w16du:dateUtc="2026-07-31T02:43:00Z"/>
                <w:rFonts w:ascii="微软雅黑 Light" w:eastAsia="微软雅黑 Light" w:hAnsi="微软雅黑 Light" w:hint="eastAsia"/>
                <w:b/>
                <w:sz w:val="22"/>
                <w:szCs w:val="22"/>
              </w:rPr>
            </w:pPr>
            <w:ins w:id="249" w:author="kyx" w:date="2026-07-31T10:44:00Z" w16du:dateUtc="2026-07-31T02:44:00Z">
              <w:r>
                <w:rPr>
                  <w:rFonts w:ascii="微软雅黑 Light" w:eastAsia="微软雅黑 Light" w:hAnsi="微软雅黑 Light" w:hint="eastAsia"/>
                  <w:b/>
                  <w:sz w:val="22"/>
                  <w:szCs w:val="22"/>
                </w:rPr>
                <w:t>Q</w:t>
              </w:r>
            </w:ins>
            <w:ins w:id="250" w:author="kyx" w:date="2026-08-04T17:41:00Z" w16du:dateUtc="2026-08-04T09:41:00Z">
              <w:r w:rsidR="00500B3D">
                <w:rPr>
                  <w:rFonts w:ascii="微软雅黑 Light" w:eastAsia="微软雅黑 Light" w:hAnsi="微软雅黑 Light" w:hint="eastAsia"/>
                  <w:b/>
                  <w:sz w:val="22"/>
                  <w:szCs w:val="22"/>
                </w:rPr>
                <w:t>3</w:t>
              </w:r>
            </w:ins>
            <w:ins w:id="251" w:author="kyx" w:date="2026-07-31T10:44:00Z" w16du:dateUtc="2026-07-31T02:44:00Z">
              <w:r>
                <w:rPr>
                  <w:rFonts w:ascii="微软雅黑 Light" w:eastAsia="微软雅黑 Light" w:hAnsi="微软雅黑 Light" w:hint="eastAsia"/>
                  <w:b/>
                  <w:sz w:val="22"/>
                  <w:szCs w:val="22"/>
                </w:rPr>
                <w:t>，录制系统和回放系统</w:t>
              </w:r>
            </w:ins>
            <w:ins w:id="252" w:author="kyx" w:date="2026-08-04T17:34:00Z" w16du:dateUtc="2026-08-04T09:34:00Z">
              <w:r w:rsidR="00500B3D">
                <w:rPr>
                  <w:rFonts w:ascii="微软雅黑 Light" w:eastAsia="微软雅黑 Light" w:hAnsi="微软雅黑 Light" w:hint="eastAsia"/>
                  <w:b/>
                  <w:sz w:val="22"/>
                  <w:szCs w:val="22"/>
                </w:rPr>
                <w:t>是否对</w:t>
              </w:r>
            </w:ins>
            <w:ins w:id="253" w:author="kyx" w:date="2026-07-31T10:43:00Z" w16du:dateUtc="2026-07-31T02:43:00Z">
              <w:r>
                <w:rPr>
                  <w:rFonts w:ascii="微软雅黑 Light" w:eastAsia="微软雅黑 Light" w:hAnsi="微软雅黑 Light" w:hint="eastAsia"/>
                  <w:b/>
                  <w:sz w:val="22"/>
                  <w:szCs w:val="22"/>
                </w:rPr>
                <w:t>高精度定位</w:t>
              </w:r>
            </w:ins>
            <w:ins w:id="254" w:author="kyx" w:date="2026-08-04T17:34:00Z" w16du:dateUtc="2026-08-04T09:34:00Z">
              <w:r w:rsidR="00500B3D">
                <w:rPr>
                  <w:rFonts w:ascii="微软雅黑 Light" w:eastAsia="微软雅黑 Light" w:hAnsi="微软雅黑 Light" w:hint="eastAsia"/>
                  <w:b/>
                  <w:sz w:val="22"/>
                  <w:szCs w:val="22"/>
                </w:rPr>
                <w:t>有</w:t>
              </w:r>
            </w:ins>
            <w:ins w:id="255" w:author="kyx" w:date="2026-07-31T10:43:00Z" w16du:dateUtc="2026-07-31T02:43:00Z">
              <w:r>
                <w:rPr>
                  <w:rFonts w:ascii="微软雅黑 Light" w:eastAsia="微软雅黑 Light" w:hAnsi="微软雅黑 Light" w:hint="eastAsia"/>
                  <w:b/>
                  <w:sz w:val="22"/>
                  <w:szCs w:val="22"/>
                </w:rPr>
                <w:t>影响？</w:t>
              </w:r>
            </w:ins>
            <w:ins w:id="256" w:author="kyx" w:date="2026-08-04T17:34:00Z" w16du:dateUtc="2026-08-04T09:34:00Z">
              <w:r w:rsidR="00500B3D">
                <w:rPr>
                  <w:rFonts w:ascii="微软雅黑 Light" w:eastAsia="微软雅黑 Light" w:hAnsi="微软雅黑 Light" w:hint="eastAsia"/>
                  <w:b/>
                  <w:sz w:val="22"/>
                  <w:szCs w:val="22"/>
                </w:rPr>
                <w:t>与常规用户相关么，</w:t>
              </w:r>
            </w:ins>
            <w:ins w:id="257" w:author="kyx" w:date="2026-07-31T10:44:00Z" w16du:dateUtc="2026-07-31T02:44:00Z">
              <w:r>
                <w:rPr>
                  <w:rFonts w:ascii="微软雅黑 Light" w:eastAsia="微软雅黑 Light" w:hAnsi="微软雅黑 Light" w:hint="eastAsia"/>
                  <w:b/>
                  <w:sz w:val="22"/>
                  <w:szCs w:val="22"/>
                </w:rPr>
                <w:t>比如</w:t>
              </w:r>
            </w:ins>
            <w:ins w:id="258" w:author="kyx" w:date="2026-08-04T17:34:00Z" w16du:dateUtc="2026-08-04T09:34:00Z">
              <w:r w:rsidR="00500B3D">
                <w:rPr>
                  <w:rFonts w:ascii="微软雅黑 Light" w:eastAsia="微软雅黑 Light" w:hAnsi="微软雅黑 Light" w:hint="eastAsia"/>
                  <w:b/>
                  <w:sz w:val="22"/>
                  <w:szCs w:val="22"/>
                </w:rPr>
                <w:t>常规</w:t>
              </w:r>
            </w:ins>
            <w:ins w:id="259" w:author="kyx" w:date="2026-08-02T16:53:00Z" w16du:dateUtc="2026-08-02T08:53:00Z">
              <w:r w:rsidR="00B9368F">
                <w:rPr>
                  <w:rFonts w:ascii="微软雅黑 Light" w:eastAsia="微软雅黑 Light" w:hAnsi="微软雅黑 Light" w:hint="eastAsia"/>
                  <w:b/>
                  <w:sz w:val="22"/>
                  <w:szCs w:val="22"/>
                </w:rPr>
                <w:t>用户</w:t>
              </w:r>
            </w:ins>
            <w:ins w:id="260" w:author="kyx" w:date="2026-07-31T10:44:00Z" w16du:dateUtc="2026-07-31T02:44:00Z">
              <w:r>
                <w:rPr>
                  <w:rFonts w:ascii="微软雅黑 Light" w:eastAsia="微软雅黑 Light" w:hAnsi="微软雅黑 Light" w:hint="eastAsia"/>
                  <w:b/>
                  <w:sz w:val="22"/>
                  <w:szCs w:val="22"/>
                </w:rPr>
                <w:t>在10:00~11:00一直处于AR找房阶段，此阶段始终进行高精度定位，那么录制系统和回放系统，</w:t>
              </w:r>
            </w:ins>
            <w:ins w:id="261" w:author="kyx" w:date="2026-08-04T17:34:00Z" w16du:dateUtc="2026-08-04T09:34:00Z">
              <w:r w:rsidR="00500B3D">
                <w:rPr>
                  <w:rFonts w:ascii="微软雅黑 Light" w:eastAsia="微软雅黑 Light" w:hAnsi="微软雅黑 Light" w:hint="eastAsia"/>
                  <w:b/>
                  <w:sz w:val="22"/>
                  <w:szCs w:val="22"/>
                </w:rPr>
                <w:t>会</w:t>
              </w:r>
            </w:ins>
            <w:ins w:id="262" w:author="kyx" w:date="2026-07-31T10:45:00Z" w16du:dateUtc="2026-07-31T02:45:00Z">
              <w:r>
                <w:rPr>
                  <w:rFonts w:ascii="微软雅黑 Light" w:eastAsia="微软雅黑 Light" w:hAnsi="微软雅黑 Light" w:hint="eastAsia"/>
                  <w:b/>
                  <w:sz w:val="22"/>
                  <w:szCs w:val="22"/>
                </w:rPr>
                <w:t xml:space="preserve">受上述时间段的约束么？还是录制系统在10:00~11:00始终录制，or有人在此期间点录制才开始录制？ </w:t>
              </w:r>
            </w:ins>
          </w:p>
          <w:p w14:paraId="0806EF88" w14:textId="7E5096AD" w:rsidR="0092509F" w:rsidRDefault="00E7477E">
            <w:pPr>
              <w:rPr>
                <w:ins w:id="263" w:author="kyx" w:date="2026-08-04T18:01:00Z" w16du:dateUtc="2026-08-04T10:01:00Z"/>
                <w:rFonts w:ascii="微软雅黑 Light" w:eastAsia="微软雅黑 Light" w:hAnsi="微软雅黑 Light" w:hint="eastAsia"/>
                <w:b/>
                <w:sz w:val="22"/>
                <w:szCs w:val="22"/>
              </w:rPr>
            </w:pPr>
            <w:ins w:id="264" w:author="kyx" w:date="2026-07-31T10:47:00Z" w16du:dateUtc="2026-07-31T02:47:00Z">
              <w:r>
                <w:rPr>
                  <w:rFonts w:ascii="微软雅黑 Light" w:eastAsia="微软雅黑 Light" w:hAnsi="微软雅黑 Light" w:hint="eastAsia"/>
                  <w:b/>
                  <w:sz w:val="22"/>
                  <w:szCs w:val="22"/>
                </w:rPr>
                <w:t>Q</w:t>
              </w:r>
            </w:ins>
            <w:ins w:id="265" w:author="kyx" w:date="2026-08-04T20:19:00Z" w16du:dateUtc="2026-08-04T12:19:00Z">
              <w:r w:rsidR="004C00E6">
                <w:rPr>
                  <w:rFonts w:ascii="微软雅黑 Light" w:eastAsia="微软雅黑 Light" w:hAnsi="微软雅黑 Light" w:hint="eastAsia"/>
                  <w:b/>
                  <w:sz w:val="22"/>
                  <w:szCs w:val="22"/>
                </w:rPr>
                <w:t>4</w:t>
              </w:r>
            </w:ins>
            <w:ins w:id="266" w:author="kyx" w:date="2026-07-31T10:47:00Z" w16du:dateUtc="2026-07-31T02:47:00Z">
              <w:r>
                <w:rPr>
                  <w:rFonts w:ascii="微软雅黑 Light" w:eastAsia="微软雅黑 Light" w:hAnsi="微软雅黑 Light" w:hint="eastAsia"/>
                  <w:b/>
                  <w:sz w:val="22"/>
                  <w:szCs w:val="22"/>
                </w:rPr>
                <w:t>，</w:t>
              </w:r>
            </w:ins>
            <w:ins w:id="267" w:author="kyx" w:date="2026-07-31T10:48:00Z" w16du:dateUtc="2026-07-31T02:48:00Z">
              <w:r>
                <w:rPr>
                  <w:rFonts w:ascii="微软雅黑 Light" w:eastAsia="微软雅黑 Light" w:hAnsi="微软雅黑 Light" w:hint="eastAsia"/>
                  <w:b/>
                  <w:sz w:val="22"/>
                  <w:szCs w:val="22"/>
                </w:rPr>
                <w:t>附图中</w:t>
              </w:r>
              <w:proofErr w:type="spellStart"/>
              <w:r>
                <w:rPr>
                  <w:rFonts w:ascii="微软雅黑 Light" w:eastAsia="微软雅黑 Light" w:hAnsi="微软雅黑 Light" w:hint="eastAsia"/>
                  <w:b/>
                  <w:sz w:val="22"/>
                  <w:szCs w:val="22"/>
                </w:rPr>
                <w:t>TrackRecorderUI</w:t>
              </w:r>
            </w:ins>
            <w:proofErr w:type="spellEnd"/>
            <w:ins w:id="268" w:author="kyx" w:date="2026-08-04T17:57:00Z" w16du:dateUtc="2026-08-04T09:57:00Z">
              <w:r w:rsidR="0092509F">
                <w:rPr>
                  <w:rFonts w:ascii="微软雅黑 Light" w:eastAsia="微软雅黑 Light" w:hAnsi="微软雅黑 Light" w:hint="eastAsia"/>
                  <w:b/>
                  <w:sz w:val="22"/>
                  <w:szCs w:val="22"/>
                </w:rPr>
                <w:t>（</w:t>
              </w:r>
              <w:r w:rsidR="0092509F" w:rsidRPr="0092509F">
                <w:rPr>
                  <w:rFonts w:ascii="微软雅黑 Light" w:eastAsia="微软雅黑 Light" w:hAnsi="微软雅黑 Light" w:hint="eastAsia"/>
                  <w:b/>
                  <w:sz w:val="22"/>
                  <w:szCs w:val="22"/>
                </w:rPr>
                <w:t>轨迹录制界面</w:t>
              </w:r>
              <w:r w:rsidR="0092509F">
                <w:rPr>
                  <w:rFonts w:ascii="微软雅黑 Light" w:eastAsia="微软雅黑 Light" w:hAnsi="微软雅黑 Light" w:hint="eastAsia"/>
                  <w:b/>
                  <w:sz w:val="22"/>
                  <w:szCs w:val="22"/>
                </w:rPr>
                <w:t>？）</w:t>
              </w:r>
            </w:ins>
            <w:ins w:id="269" w:author="kyx" w:date="2026-07-31T10:48:00Z" w16du:dateUtc="2026-07-31T02:48:00Z">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useTrackRecorder</w:t>
              </w:r>
            </w:ins>
            <w:proofErr w:type="spellEnd"/>
            <w:ins w:id="270" w:author="kyx" w:date="2026-08-04T17:57:00Z" w16du:dateUtc="2026-08-04T09:57:00Z">
              <w:r w:rsidR="0092509F">
                <w:rPr>
                  <w:rFonts w:ascii="微软雅黑 Light" w:eastAsia="微软雅黑 Light" w:hAnsi="微软雅黑 Light" w:hint="eastAsia"/>
                  <w:b/>
                  <w:sz w:val="22"/>
                  <w:szCs w:val="22"/>
                </w:rPr>
                <w:t>（</w:t>
              </w:r>
            </w:ins>
            <w:ins w:id="271" w:author="kyx" w:date="2026-08-04T17:57:00Z">
              <w:r w:rsidR="0092509F" w:rsidRPr="0092509F">
                <w:rPr>
                  <w:rFonts w:ascii="微软雅黑 Light" w:eastAsia="微软雅黑 Light" w:hAnsi="微软雅黑 Light" w:hint="eastAsia"/>
                  <w:b/>
                  <w:sz w:val="22"/>
                  <w:szCs w:val="22"/>
                </w:rPr>
                <w:t>轨迹录制</w:t>
              </w:r>
            </w:ins>
            <w:ins w:id="272" w:author="kyx" w:date="2026-08-04T17:57:00Z" w16du:dateUtc="2026-08-04T09:57:00Z">
              <w:r w:rsidR="0092509F">
                <w:rPr>
                  <w:rFonts w:ascii="微软雅黑 Light" w:eastAsia="微软雅黑 Light" w:hAnsi="微软雅黑 Light" w:hint="eastAsia"/>
                  <w:b/>
                  <w:sz w:val="22"/>
                  <w:szCs w:val="22"/>
                </w:rPr>
                <w:t>？）</w:t>
              </w:r>
            </w:ins>
            <w:ins w:id="273" w:author="kyx" w:date="2026-07-31T10:48:00Z" w16du:dateUtc="2026-07-31T02:48:00Z">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GlobalXrManager</w:t>
              </w:r>
            </w:ins>
            <w:proofErr w:type="spellEnd"/>
            <w:ins w:id="274" w:author="kyx" w:date="2026-08-04T17:57:00Z" w16du:dateUtc="2026-08-04T09:57:00Z">
              <w:r w:rsidR="0092509F">
                <w:rPr>
                  <w:rFonts w:ascii="微软雅黑 Light" w:eastAsia="微软雅黑 Light" w:hAnsi="微软雅黑 Light" w:hint="eastAsia"/>
                  <w:b/>
                  <w:sz w:val="22"/>
                  <w:szCs w:val="22"/>
                </w:rPr>
                <w:t>（全局</w:t>
              </w:r>
            </w:ins>
            <w:ins w:id="275" w:author="kyx" w:date="2026-08-04T17:58:00Z" w16du:dateUtc="2026-08-04T09:58:00Z">
              <w:r w:rsidR="0092509F">
                <w:rPr>
                  <w:rFonts w:ascii="微软雅黑 Light" w:eastAsia="微软雅黑 Light" w:hAnsi="微软雅黑 Light" w:hint="eastAsia"/>
                  <w:b/>
                  <w:sz w:val="22"/>
                  <w:szCs w:val="22"/>
                </w:rPr>
                <w:t>扩展现实管理器？</w:t>
              </w:r>
            </w:ins>
            <w:ins w:id="276" w:author="kyx" w:date="2026-08-04T17:57:00Z" w16du:dateUtc="2026-08-04T09:57:00Z">
              <w:r w:rsidR="0092509F">
                <w:rPr>
                  <w:rFonts w:ascii="微软雅黑 Light" w:eastAsia="微软雅黑 Light" w:hAnsi="微软雅黑 Light" w:hint="eastAsia"/>
                  <w:b/>
                  <w:sz w:val="22"/>
                  <w:szCs w:val="22"/>
                </w:rPr>
                <w:t>）</w:t>
              </w:r>
            </w:ins>
            <w:ins w:id="277" w:author="kyx" w:date="2026-07-31T10:48:00Z" w16du:dateUtc="2026-07-31T02:48:00Z">
              <w:r>
                <w:rPr>
                  <w:rFonts w:ascii="微软雅黑 Light" w:eastAsia="微软雅黑 Light" w:hAnsi="微软雅黑 Light" w:hint="eastAsia"/>
                  <w:b/>
                  <w:sz w:val="22"/>
                  <w:szCs w:val="22"/>
                </w:rPr>
                <w:t>、</w:t>
              </w:r>
            </w:ins>
            <w:proofErr w:type="spellStart"/>
            <w:ins w:id="278" w:author="kyx" w:date="2026-07-31T10:49:00Z" w16du:dateUtc="2026-07-31T02:49:00Z">
              <w:r>
                <w:rPr>
                  <w:rFonts w:ascii="微软雅黑 Light" w:eastAsia="微软雅黑 Light" w:hAnsi="微软雅黑 Light" w:hint="eastAsia"/>
                  <w:b/>
                  <w:sz w:val="22"/>
                  <w:szCs w:val="22"/>
                </w:rPr>
                <w:t>DataSimulation</w:t>
              </w:r>
            </w:ins>
            <w:proofErr w:type="spellEnd"/>
            <w:ins w:id="279" w:author="kyx" w:date="2026-08-04T17:58:00Z" w16du:dateUtc="2026-08-04T09:58:00Z">
              <w:r w:rsidR="0092509F">
                <w:rPr>
                  <w:rFonts w:ascii="微软雅黑 Light" w:eastAsia="微软雅黑 Light" w:hAnsi="微软雅黑 Light" w:hint="eastAsia"/>
                  <w:b/>
                  <w:sz w:val="22"/>
                  <w:szCs w:val="22"/>
                </w:rPr>
                <w:t>（数据模拟单元？）</w:t>
              </w:r>
            </w:ins>
            <w:ins w:id="280" w:author="kyx" w:date="2026-07-31T10:49:00Z" w16du:dateUtc="2026-07-31T02:49:00Z">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FusionLocationManager</w:t>
              </w:r>
            </w:ins>
            <w:proofErr w:type="spellEnd"/>
            <w:ins w:id="281" w:author="kyx" w:date="2026-08-04T17:58:00Z" w16du:dateUtc="2026-08-04T09:58:00Z">
              <w:r w:rsidR="0092509F">
                <w:rPr>
                  <w:rFonts w:ascii="微软雅黑 Light" w:eastAsia="微软雅黑 Light" w:hAnsi="微软雅黑 Light" w:hint="eastAsia"/>
                  <w:b/>
                  <w:sz w:val="22"/>
                  <w:szCs w:val="22"/>
                </w:rPr>
                <w:t>（融合定位管理器？）</w:t>
              </w:r>
            </w:ins>
            <w:ins w:id="282" w:author="kyx" w:date="2026-07-31T10:49:00Z" w16du:dateUtc="2026-07-31T02:49:00Z">
              <w:r>
                <w:rPr>
                  <w:rFonts w:ascii="微软雅黑 Light" w:eastAsia="微软雅黑 Light" w:hAnsi="微软雅黑 Light" w:hint="eastAsia"/>
                  <w:b/>
                  <w:sz w:val="22"/>
                  <w:szCs w:val="22"/>
                </w:rPr>
                <w:t>都是</w:t>
              </w:r>
            </w:ins>
            <w:ins w:id="283" w:author="kyx" w:date="2026-07-31T10:57:00Z" w16du:dateUtc="2026-07-31T02:57:00Z">
              <w:r w:rsidR="00BB4B95">
                <w:rPr>
                  <w:rFonts w:ascii="微软雅黑 Light" w:eastAsia="微软雅黑 Light" w:hAnsi="微软雅黑 Light" w:hint="eastAsia"/>
                  <w:b/>
                  <w:sz w:val="22"/>
                  <w:szCs w:val="22"/>
                </w:rPr>
                <w:t>我们自定义的软件模块</w:t>
              </w:r>
            </w:ins>
            <w:ins w:id="284" w:author="kyx" w:date="2026-07-31T10:49:00Z" w16du:dateUtc="2026-07-31T02:49:00Z">
              <w:r>
                <w:rPr>
                  <w:rFonts w:ascii="微软雅黑 Light" w:eastAsia="微软雅黑 Light" w:hAnsi="微软雅黑 Light" w:hint="eastAsia"/>
                  <w:b/>
                  <w:sz w:val="22"/>
                  <w:szCs w:val="22"/>
                </w:rPr>
                <w:t>么，</w:t>
              </w:r>
            </w:ins>
            <w:ins w:id="285" w:author="kyx" w:date="2026-08-04T20:20:00Z" w16du:dateUtc="2026-08-04T12:20:00Z">
              <w:r w:rsidR="004C00E6">
                <w:rPr>
                  <w:rFonts w:ascii="微软雅黑 Light" w:eastAsia="微软雅黑 Light" w:hAnsi="微软雅黑 Light" w:hint="eastAsia"/>
                  <w:b/>
                  <w:sz w:val="22"/>
                  <w:szCs w:val="22"/>
                </w:rPr>
                <w:t>简要概述</w:t>
              </w:r>
            </w:ins>
            <w:ins w:id="286" w:author="kyx" w:date="2026-07-31T10:49:00Z" w16du:dateUtc="2026-07-31T02:49:00Z">
              <w:r>
                <w:rPr>
                  <w:rFonts w:ascii="微软雅黑 Light" w:eastAsia="微软雅黑 Light" w:hAnsi="微软雅黑 Light" w:hint="eastAsia"/>
                  <w:b/>
                  <w:sz w:val="22"/>
                  <w:szCs w:val="22"/>
                </w:rPr>
                <w:t>各自的作用是？</w:t>
              </w:r>
            </w:ins>
          </w:p>
          <w:p w14:paraId="27B897CD" w14:textId="5F41C30D" w:rsidR="00E7477E" w:rsidRDefault="00845C30">
            <w:pPr>
              <w:rPr>
                <w:ins w:id="287" w:author="kyx" w:date="2026-08-04T20:31:00Z" w16du:dateUtc="2026-08-04T12:31:00Z"/>
                <w:rFonts w:ascii="微软雅黑 Light" w:eastAsia="微软雅黑 Light" w:hAnsi="微软雅黑 Light" w:hint="eastAsia"/>
                <w:b/>
                <w:sz w:val="22"/>
                <w:szCs w:val="22"/>
              </w:rPr>
            </w:pPr>
            <w:ins w:id="288" w:author="kyx" w:date="2026-08-04T21:48:00Z" w16du:dateUtc="2026-08-04T13:48:00Z">
              <w:r>
                <w:rPr>
                  <w:rFonts w:ascii="微软雅黑 Light" w:eastAsia="微软雅黑 Light" w:hAnsi="微软雅黑 Light" w:hint="eastAsia"/>
                  <w:b/>
                  <w:sz w:val="22"/>
                  <w:szCs w:val="22"/>
                </w:rPr>
                <w:t>其中，</w:t>
              </w:r>
            </w:ins>
            <w:ins w:id="289" w:author="kyx" w:date="2026-08-04T18:00:00Z" w16du:dateUtc="2026-08-04T10:00:00Z">
              <w:r w:rsidR="0092509F">
                <w:rPr>
                  <w:rFonts w:ascii="微软雅黑 Light" w:eastAsia="微软雅黑 Light" w:hAnsi="微软雅黑 Light" w:hint="eastAsia"/>
                  <w:b/>
                  <w:sz w:val="22"/>
                  <w:szCs w:val="22"/>
                </w:rPr>
                <w:t>前面四个都</w:t>
              </w:r>
            </w:ins>
            <w:ins w:id="290" w:author="kyx" w:date="2026-08-04T18:01:00Z" w16du:dateUtc="2026-08-04T10:01:00Z">
              <w:r w:rsidR="0092509F">
                <w:rPr>
                  <w:rFonts w:ascii="微软雅黑 Light" w:eastAsia="微软雅黑 Light" w:hAnsi="微软雅黑 Light" w:hint="eastAsia"/>
                  <w:b/>
                  <w:sz w:val="22"/>
                  <w:szCs w:val="22"/>
                </w:rPr>
                <w:t>属于</w:t>
              </w:r>
            </w:ins>
            <w:ins w:id="291" w:author="kyx" w:date="2026-08-04T18:00:00Z" w16du:dateUtc="2026-08-04T10:00:00Z">
              <w:r w:rsidR="0092509F">
                <w:rPr>
                  <w:rFonts w:ascii="微软雅黑 Light" w:eastAsia="微软雅黑 Light" w:hAnsi="微软雅黑 Light" w:hint="eastAsia"/>
                  <w:b/>
                  <w:sz w:val="22"/>
                  <w:szCs w:val="22"/>
                </w:rPr>
                <w:t>子系统二，只有</w:t>
              </w:r>
              <w:proofErr w:type="spellStart"/>
              <w:r w:rsidR="0092509F">
                <w:rPr>
                  <w:rFonts w:ascii="微软雅黑 Light" w:eastAsia="微软雅黑 Light" w:hAnsi="微软雅黑 Light" w:hint="eastAsia"/>
                  <w:b/>
                  <w:sz w:val="22"/>
                  <w:szCs w:val="22"/>
                </w:rPr>
                <w:t>FusionLocationManager</w:t>
              </w:r>
              <w:proofErr w:type="spellEnd"/>
              <w:r w:rsidR="0092509F">
                <w:rPr>
                  <w:rFonts w:ascii="微软雅黑 Light" w:eastAsia="微软雅黑 Light" w:hAnsi="微软雅黑 Light" w:hint="eastAsia"/>
                  <w:b/>
                  <w:sz w:val="22"/>
                  <w:szCs w:val="22"/>
                </w:rPr>
                <w:t>（融合定位管理器？）</w:t>
              </w:r>
            </w:ins>
            <w:ins w:id="292" w:author="kyx" w:date="2026-08-04T18:01:00Z" w16du:dateUtc="2026-08-04T10:01:00Z">
              <w:r w:rsidR="0092509F">
                <w:rPr>
                  <w:rFonts w:ascii="微软雅黑 Light" w:eastAsia="微软雅黑 Light" w:hAnsi="微软雅黑 Light" w:hint="eastAsia"/>
                  <w:b/>
                  <w:sz w:val="22"/>
                  <w:szCs w:val="22"/>
                </w:rPr>
                <w:t>属于子系统</w:t>
              </w:r>
              <w:proofErr w:type="gramStart"/>
              <w:r w:rsidR="0092509F">
                <w:rPr>
                  <w:rFonts w:ascii="微软雅黑 Light" w:eastAsia="微软雅黑 Light" w:hAnsi="微软雅黑 Light" w:hint="eastAsia"/>
                  <w:b/>
                  <w:sz w:val="22"/>
                  <w:szCs w:val="22"/>
                </w:rPr>
                <w:t>一</w:t>
              </w:r>
              <w:proofErr w:type="gramEnd"/>
              <w:r w:rsidR="0092509F">
                <w:rPr>
                  <w:rFonts w:ascii="微软雅黑 Light" w:eastAsia="微软雅黑 Light" w:hAnsi="微软雅黑 Light" w:hint="eastAsia"/>
                  <w:b/>
                  <w:sz w:val="22"/>
                  <w:szCs w:val="22"/>
                </w:rPr>
                <w:t>？</w:t>
              </w:r>
            </w:ins>
          </w:p>
          <w:p w14:paraId="3DCDA750" w14:textId="06503BB4" w:rsidR="0061213F" w:rsidRDefault="0061213F">
            <w:pPr>
              <w:rPr>
                <w:rFonts w:ascii="微软雅黑 Light" w:eastAsia="微软雅黑 Light" w:hAnsi="微软雅黑 Light" w:hint="eastAsia"/>
                <w:b/>
                <w:sz w:val="22"/>
                <w:szCs w:val="22"/>
              </w:rPr>
            </w:pPr>
            <w:ins w:id="293" w:author="kyx" w:date="2026-08-04T20:31:00Z" w16du:dateUtc="2026-08-04T12:31:00Z">
              <w:r>
                <w:rPr>
                  <w:rFonts w:ascii="微软雅黑 Light" w:eastAsia="微软雅黑 Light" w:hAnsi="微软雅黑 Light" w:hint="eastAsia"/>
                  <w:b/>
                  <w:sz w:val="22"/>
                  <w:szCs w:val="22"/>
                </w:rPr>
                <w:t>Q5，如何理解</w:t>
              </w:r>
            </w:ins>
            <w:ins w:id="294" w:author="kyx" w:date="2026-08-04T20:50:00Z" w16du:dateUtc="2026-08-04T12:50:00Z">
              <w:r w:rsidR="00894D94">
                <w:rPr>
                  <w:rFonts w:ascii="微软雅黑 Light" w:eastAsia="微软雅黑 Light" w:hAnsi="微软雅黑 Light" w:hint="eastAsia"/>
                  <w:b/>
                  <w:sz w:val="22"/>
                  <w:szCs w:val="22"/>
                </w:rPr>
                <w:t>“真实现场录制一次轨迹数据，可在实验室环境无限次回放，避免反复现场测试，区间选择和循环播放功能聚焦特定问题场景” ？能举例说明</w:t>
              </w:r>
              <w:proofErr w:type="gramStart"/>
              <w:r w:rsidR="00894D94">
                <w:rPr>
                  <w:rFonts w:ascii="微软雅黑 Light" w:eastAsia="微软雅黑 Light" w:hAnsi="微软雅黑 Light" w:hint="eastAsia"/>
                  <w:b/>
                  <w:sz w:val="22"/>
                  <w:szCs w:val="22"/>
                </w:rPr>
                <w:t>不同次</w:t>
              </w:r>
              <w:proofErr w:type="gramEnd"/>
              <w:r w:rsidR="00894D94">
                <w:rPr>
                  <w:rFonts w:ascii="微软雅黑 Light" w:eastAsia="微软雅黑 Light" w:hAnsi="微软雅黑 Light" w:hint="eastAsia"/>
                  <w:b/>
                  <w:sz w:val="22"/>
                  <w:szCs w:val="22"/>
                </w:rPr>
                <w:t>回放的处理方式是什么，要达到什么效果么？区间选择</w:t>
              </w:r>
            </w:ins>
            <w:ins w:id="295" w:author="kyx" w:date="2026-08-04T20:51:00Z" w16du:dateUtc="2026-08-04T12:51:00Z">
              <w:r w:rsidR="00894D94">
                <w:rPr>
                  <w:rFonts w:ascii="微软雅黑 Light" w:eastAsia="微软雅黑 Light" w:hAnsi="微软雅黑 Light" w:hint="eastAsia"/>
                  <w:b/>
                  <w:sz w:val="22"/>
                  <w:szCs w:val="22"/>
                </w:rPr>
                <w:t>是指？</w:t>
              </w:r>
            </w:ins>
          </w:p>
          <w:p w14:paraId="31F272F0" w14:textId="77777777" w:rsidR="005E55A8" w:rsidRPr="00E7477E" w:rsidRDefault="00000000">
            <w:pPr>
              <w:rPr>
                <w:rFonts w:ascii="微软雅黑 Light" w:eastAsia="微软雅黑 Light" w:hAnsi="微软雅黑 Light" w:hint="eastAsia"/>
                <w:b/>
                <w:color w:val="0070C0"/>
                <w:sz w:val="22"/>
                <w:szCs w:val="22"/>
              </w:rPr>
            </w:pPr>
            <w:r w:rsidRPr="00E7477E">
              <w:rPr>
                <w:rFonts w:ascii="微软雅黑 Light" w:eastAsia="微软雅黑 Light" w:hAnsi="微软雅黑 Light" w:hint="eastAsia"/>
                <w:b/>
                <w:color w:val="0070C0"/>
                <w:sz w:val="22"/>
                <w:szCs w:val="22"/>
              </w:rPr>
              <w:t>（1）录制系统</w:t>
            </w:r>
          </w:p>
          <w:p w14:paraId="3D303E2D" w14:textId="4A64DA76"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录制触发：用户</w:t>
            </w:r>
            <w:ins w:id="296" w:author="kyx" w:date="2026-08-02T16:53:00Z" w16du:dateUtc="2026-08-02T08:53:00Z">
              <w:r w:rsidR="00B9368F">
                <w:rPr>
                  <w:rFonts w:ascii="微软雅黑 Light" w:eastAsia="微软雅黑 Light" w:hAnsi="微软雅黑 Light" w:hint="eastAsia"/>
                  <w:b/>
                  <w:sz w:val="22"/>
                  <w:szCs w:val="22"/>
                </w:rPr>
                <w:t>（是</w:t>
              </w:r>
            </w:ins>
            <w:ins w:id="297" w:author="kyx" w:date="2026-08-02T16:54:00Z" w16du:dateUtc="2026-08-02T08:54:00Z">
              <w:r w:rsidR="00B9368F">
                <w:rPr>
                  <w:rFonts w:ascii="微软雅黑 Light" w:eastAsia="微软雅黑 Light" w:hAnsi="微软雅黑 Light" w:hint="eastAsia"/>
                  <w:b/>
                  <w:sz w:val="22"/>
                  <w:szCs w:val="22"/>
                </w:rPr>
                <w:t>实际用户，还是开发人员？</w:t>
              </w:r>
            </w:ins>
            <w:ins w:id="298" w:author="kyx" w:date="2026-08-02T16:53:00Z" w16du:dateUtc="2026-08-02T08:53:00Z">
              <w:r w:rsidR="00B9368F">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通过</w:t>
            </w:r>
            <w:proofErr w:type="spellStart"/>
            <w:r>
              <w:rPr>
                <w:rFonts w:ascii="微软雅黑 Light" w:eastAsia="微软雅黑 Light" w:hAnsi="微软雅黑 Light" w:hint="eastAsia"/>
                <w:b/>
                <w:sz w:val="22"/>
                <w:szCs w:val="22"/>
              </w:rPr>
              <w:t>TrackRecorderUI</w:t>
            </w:r>
            <w:proofErr w:type="spellEnd"/>
            <w:r>
              <w:rPr>
                <w:rFonts w:ascii="微软雅黑 Light" w:eastAsia="微软雅黑 Light" w:hAnsi="微软雅黑 Light" w:hint="eastAsia"/>
                <w:b/>
                <w:sz w:val="22"/>
                <w:szCs w:val="22"/>
              </w:rPr>
              <w:t>界面点击"开始录制"按钮，调用</w:t>
            </w:r>
            <w:proofErr w:type="spellStart"/>
            <w:r>
              <w:rPr>
                <w:rFonts w:ascii="微软雅黑 Light" w:eastAsia="微软雅黑 Light" w:hAnsi="微软雅黑 Light" w:hint="eastAsia"/>
                <w:b/>
                <w:sz w:val="22"/>
                <w:szCs w:val="22"/>
              </w:rPr>
              <w:t>useTrackRecorder</w:t>
            </w:r>
            <w:proofErr w:type="spellEnd"/>
            <w:r>
              <w:rPr>
                <w:rFonts w:ascii="微软雅黑 Light" w:eastAsia="微软雅黑 Light" w:hAnsi="微软雅黑 Light" w:hint="eastAsia"/>
                <w:b/>
                <w:sz w:val="22"/>
                <w:szCs w:val="22"/>
              </w:rPr>
              <w:t xml:space="preserve"> Hook的</w:t>
            </w:r>
            <w:proofErr w:type="spellStart"/>
            <w:r>
              <w:rPr>
                <w:rFonts w:ascii="微软雅黑 Light" w:eastAsia="微软雅黑 Light" w:hAnsi="微软雅黑 Light" w:hint="eastAsia"/>
                <w:b/>
                <w:sz w:val="22"/>
                <w:szCs w:val="22"/>
              </w:rPr>
              <w:t>startRecording</w:t>
            </w:r>
            <w:proofErr w:type="spellEnd"/>
            <w:r>
              <w:rPr>
                <w:rFonts w:ascii="微软雅黑 Light" w:eastAsia="微软雅黑 Light" w:hAnsi="微软雅黑 Light" w:hint="eastAsia"/>
                <w:b/>
                <w:sz w:val="22"/>
                <w:szCs w:val="22"/>
              </w:rPr>
              <w:t>()启动；</w:t>
            </w:r>
          </w:p>
          <w:p w14:paraId="7ECE07C8" w14:textId="2D484C6D"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多源信号采集：定时器（1000ms）周期性监听</w:t>
            </w:r>
            <w:proofErr w:type="spellStart"/>
            <w:r>
              <w:rPr>
                <w:rFonts w:ascii="微软雅黑 Light" w:eastAsia="微软雅黑 Light" w:hAnsi="微软雅黑 Light" w:hint="eastAsia"/>
                <w:b/>
                <w:sz w:val="22"/>
                <w:szCs w:val="22"/>
              </w:rPr>
              <w:t>GlobalXrManager</w:t>
            </w:r>
            <w:proofErr w:type="spellEnd"/>
            <w:r>
              <w:rPr>
                <w:rFonts w:ascii="微软雅黑 Light" w:eastAsia="微软雅黑 Light" w:hAnsi="微软雅黑 Light" w:hint="eastAsia"/>
                <w:b/>
                <w:sz w:val="22"/>
                <w:szCs w:val="22"/>
              </w:rPr>
              <w:t>的</w:t>
            </w:r>
            <w:proofErr w:type="spellStart"/>
            <w:r w:rsidRPr="00375E7B">
              <w:rPr>
                <w:rFonts w:ascii="微软雅黑 Light" w:eastAsia="微软雅黑 Light" w:hAnsi="微软雅黑 Light" w:hint="eastAsia"/>
                <w:b/>
                <w:color w:val="0070C0"/>
                <w:sz w:val="22"/>
                <w:szCs w:val="22"/>
              </w:rPr>
              <w:t>gpsupdate</w:t>
            </w:r>
            <w:proofErr w:type="spellEnd"/>
            <w:r w:rsidRPr="00375E7B">
              <w:rPr>
                <w:rFonts w:ascii="微软雅黑 Light" w:eastAsia="微软雅黑 Light" w:hAnsi="微软雅黑 Light" w:hint="eastAsia"/>
                <w:b/>
                <w:color w:val="0070C0"/>
                <w:sz w:val="22"/>
                <w:szCs w:val="22"/>
              </w:rPr>
              <w:t>事件</w:t>
            </w:r>
            <w:r>
              <w:rPr>
                <w:rFonts w:ascii="微软雅黑 Light" w:eastAsia="微软雅黑 Light" w:hAnsi="微软雅黑 Light" w:hint="eastAsia"/>
                <w:b/>
                <w:sz w:val="22"/>
                <w:szCs w:val="22"/>
              </w:rPr>
              <w:t>（</w:t>
            </w:r>
            <w:ins w:id="299" w:author="kyx" w:date="2026-08-04T17:47:00Z" w16du:dateUtc="2026-08-04T09:47:00Z">
              <w:r w:rsidR="00375E7B">
                <w:rPr>
                  <w:rFonts w:ascii="微软雅黑 Light" w:eastAsia="微软雅黑 Light" w:hAnsi="微软雅黑 Light" w:hint="eastAsia"/>
                  <w:b/>
                  <w:sz w:val="22"/>
                  <w:szCs w:val="22"/>
                </w:rPr>
                <w:t>该事件是指采集</w:t>
              </w:r>
            </w:ins>
            <w:r>
              <w:rPr>
                <w:rFonts w:ascii="微软雅黑 Light" w:eastAsia="微软雅黑 Light" w:hAnsi="微软雅黑 Light" w:hint="eastAsia"/>
                <w:b/>
                <w:sz w:val="22"/>
                <w:szCs w:val="22"/>
              </w:rPr>
              <w:t>WGS84经纬度、精度</w:t>
            </w:r>
            <w:ins w:id="300" w:author="kyx" w:date="2026-08-04T17:47:00Z" w16du:dateUtc="2026-08-04T09:47:00Z">
              <w:r w:rsidR="00375E7B">
                <w:rPr>
                  <w:rFonts w:ascii="微软雅黑 Light" w:eastAsia="微软雅黑 Light" w:hAnsi="微软雅黑 Light" w:hint="eastAsia"/>
                  <w:b/>
                  <w:sz w:val="22"/>
                  <w:szCs w:val="22"/>
                </w:rPr>
                <w:t>么？</w:t>
              </w:r>
            </w:ins>
            <w:r>
              <w:rPr>
                <w:rFonts w:ascii="微软雅黑 Light" w:eastAsia="微软雅黑 Light" w:hAnsi="微软雅黑 Light" w:hint="eastAsia"/>
                <w:b/>
                <w:sz w:val="22"/>
                <w:szCs w:val="22"/>
              </w:rPr>
              <w:t>）和</w:t>
            </w:r>
            <w:proofErr w:type="spellStart"/>
            <w:r w:rsidRPr="00375E7B">
              <w:rPr>
                <w:rFonts w:ascii="微软雅黑 Light" w:eastAsia="微软雅黑 Light" w:hAnsi="微软雅黑 Light" w:hint="eastAsia"/>
                <w:b/>
                <w:color w:val="0070C0"/>
                <w:sz w:val="22"/>
                <w:szCs w:val="22"/>
              </w:rPr>
              <w:t>compassChange</w:t>
            </w:r>
            <w:proofErr w:type="spellEnd"/>
            <w:r>
              <w:rPr>
                <w:rFonts w:ascii="微软雅黑 Light" w:eastAsia="微软雅黑 Light" w:hAnsi="微软雅黑 Light" w:hint="eastAsia"/>
                <w:b/>
                <w:sz w:val="22"/>
                <w:szCs w:val="22"/>
              </w:rPr>
              <w:t>事件（</w:t>
            </w:r>
            <w:ins w:id="301" w:author="kyx" w:date="2026-08-04T17:48:00Z" w16du:dateUtc="2026-08-04T09:48:00Z">
              <w:r w:rsidR="00375E7B">
                <w:rPr>
                  <w:rFonts w:ascii="微软雅黑 Light" w:eastAsia="微软雅黑 Light" w:hAnsi="微软雅黑 Light" w:hint="eastAsia"/>
                  <w:b/>
                  <w:sz w:val="22"/>
                  <w:szCs w:val="22"/>
                </w:rPr>
                <w:t>该事件是指采集</w:t>
              </w:r>
            </w:ins>
            <w:r>
              <w:rPr>
                <w:rFonts w:ascii="微软雅黑 Light" w:eastAsia="微软雅黑 Light" w:hAnsi="微软雅黑 Light" w:hint="eastAsia"/>
                <w:b/>
                <w:sz w:val="22"/>
                <w:szCs w:val="22"/>
              </w:rPr>
              <w:t>heading航向角</w:t>
            </w:r>
            <w:ins w:id="302" w:author="kyx" w:date="2026-08-04T17:48:00Z" w16du:dateUtc="2026-08-04T09:48:00Z">
              <w:r w:rsidR="00375E7B">
                <w:rPr>
                  <w:rFonts w:ascii="微软雅黑 Light" w:eastAsia="微软雅黑 Light" w:hAnsi="微软雅黑 Light" w:hint="eastAsia"/>
                  <w:b/>
                  <w:sz w:val="22"/>
                  <w:szCs w:val="22"/>
                </w:rPr>
                <w:t>么？</w:t>
              </w:r>
            </w:ins>
            <w:r>
              <w:rPr>
                <w:rFonts w:ascii="微软雅黑 Light" w:eastAsia="微软雅黑 Light" w:hAnsi="微软雅黑 Light" w:hint="eastAsia"/>
                <w:b/>
                <w:sz w:val="22"/>
                <w:szCs w:val="22"/>
              </w:rPr>
              <w:t>），同时缓存最新</w:t>
            </w:r>
            <w:proofErr w:type="spellStart"/>
            <w:r>
              <w:rPr>
                <w:rFonts w:ascii="微软雅黑 Light" w:eastAsia="微软雅黑 Light" w:hAnsi="微软雅黑 Light" w:hint="eastAsia"/>
                <w:b/>
                <w:sz w:val="22"/>
                <w:szCs w:val="22"/>
              </w:rPr>
              <w:t>DeviceMotion</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DeviceOrientation</w:t>
            </w:r>
            <w:proofErr w:type="spellEnd"/>
            <w:r>
              <w:rPr>
                <w:rFonts w:ascii="微软雅黑 Light" w:eastAsia="微软雅黑 Light" w:hAnsi="微软雅黑 Light" w:hint="eastAsia"/>
                <w:b/>
                <w:sz w:val="22"/>
                <w:szCs w:val="22"/>
              </w:rPr>
              <w:t>传感器数据（加速度、角速度、欧拉角）；</w:t>
            </w:r>
            <w:ins w:id="303" w:author="kyx" w:date="2026-08-04T20:30:00Z" w16du:dateUtc="2026-08-04T12:30:00Z">
              <w:r w:rsidR="0061213F">
                <w:rPr>
                  <w:rFonts w:ascii="微软雅黑 Light" w:eastAsia="微软雅黑 Light" w:hAnsi="微软雅黑 Light" w:hint="eastAsia"/>
                  <w:b/>
                  <w:sz w:val="22"/>
                  <w:szCs w:val="22"/>
                </w:rPr>
                <w:t xml:space="preserve"> </w:t>
              </w:r>
            </w:ins>
          </w:p>
          <w:p w14:paraId="410D6FC7" w14:textId="19E0F818"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坐标转换与暂存：将WGS84坐标转换为GCJ02存入内存数组（适配国内地图服务）</w:t>
            </w:r>
            <w:ins w:id="304" w:author="kyx" w:date="2026-07-31T11:00:00Z" w16du:dateUtc="2026-07-31T03:00:00Z">
              <w:r w:rsidR="00BB4B95">
                <w:rPr>
                  <w:rFonts w:ascii="微软雅黑 Light" w:eastAsia="微软雅黑 Light" w:hAnsi="微软雅黑 Light" w:hint="eastAsia"/>
                  <w:b/>
                  <w:sz w:val="22"/>
                  <w:szCs w:val="22"/>
                </w:rPr>
                <w:t>（</w:t>
              </w:r>
            </w:ins>
            <w:ins w:id="305" w:author="kyx" w:date="2026-08-04T20:21:00Z" w16du:dateUtc="2026-08-04T12:21:00Z">
              <w:r w:rsidR="004C00E6">
                <w:rPr>
                  <w:rFonts w:ascii="微软雅黑 Light" w:eastAsia="微软雅黑 Light" w:hAnsi="微软雅黑 Light" w:hint="eastAsia"/>
                  <w:b/>
                  <w:sz w:val="22"/>
                  <w:szCs w:val="22"/>
                </w:rPr>
                <w:t>将WGS84坐标转换为GCJ02存入内存数组是为了</w:t>
              </w:r>
            </w:ins>
            <w:ins w:id="306" w:author="kyx" w:date="2026-08-04T20:22:00Z" w16du:dateUtc="2026-08-04T12:22:00Z">
              <w:r w:rsidR="004C00E6">
                <w:rPr>
                  <w:rFonts w:ascii="微软雅黑 Light" w:eastAsia="微软雅黑 Light" w:hAnsi="微软雅黑 Light" w:hint="eastAsia"/>
                  <w:b/>
                  <w:sz w:val="22"/>
                  <w:szCs w:val="22"/>
                </w:rPr>
                <w:t>适配国内地图服务，如何</w:t>
              </w:r>
            </w:ins>
            <w:ins w:id="307" w:author="kyx" w:date="2026-08-05T07:26:00Z" w16du:dateUtc="2026-08-04T23:26:00Z">
              <w:r w:rsidR="002D6435">
                <w:rPr>
                  <w:rFonts w:ascii="微软雅黑 Light" w:eastAsia="微软雅黑 Light" w:hAnsi="微软雅黑 Light" w:hint="eastAsia"/>
                  <w:b/>
                  <w:sz w:val="22"/>
                  <w:szCs w:val="22"/>
                </w:rPr>
                <w:t>理解</w:t>
              </w:r>
            </w:ins>
            <w:ins w:id="308" w:author="kyx" w:date="2026-08-04T20:22:00Z" w16du:dateUtc="2026-08-04T12:22:00Z">
              <w:r w:rsidR="004C00E6">
                <w:rPr>
                  <w:rFonts w:ascii="微软雅黑 Light" w:eastAsia="微软雅黑 Light" w:hAnsi="微软雅黑 Light" w:hint="eastAsia"/>
                  <w:b/>
                  <w:sz w:val="22"/>
                  <w:szCs w:val="22"/>
                </w:rPr>
                <w:t>？</w:t>
              </w:r>
            </w:ins>
            <w:ins w:id="309" w:author="kyx" w:date="2026-07-31T11:00:00Z" w16du:dateUtc="2026-07-31T03:00:00Z">
              <w:r w:rsidR="00BB4B95">
                <w:rPr>
                  <w:rFonts w:ascii="微软雅黑 Light" w:eastAsia="微软雅黑 Light" w:hAnsi="微软雅黑 Light" w:hint="eastAsia"/>
                  <w:b/>
                  <w:sz w:val="22"/>
                  <w:szCs w:val="22"/>
                </w:rPr>
                <w:t>该内存数据</w:t>
              </w:r>
            </w:ins>
            <w:ins w:id="310" w:author="kyx" w:date="2026-08-04T20:22:00Z" w16du:dateUtc="2026-08-04T12:22:00Z">
              <w:r w:rsidR="004C00E6">
                <w:rPr>
                  <w:rFonts w:ascii="微软雅黑 Light" w:eastAsia="微软雅黑 Light" w:hAnsi="微软雅黑 Light" w:hint="eastAsia"/>
                  <w:b/>
                  <w:sz w:val="22"/>
                  <w:szCs w:val="22"/>
                </w:rPr>
                <w:t>不是</w:t>
              </w:r>
            </w:ins>
            <w:ins w:id="311" w:author="kyx" w:date="2026-08-05T07:27:00Z" w16du:dateUtc="2026-08-04T23:27:00Z">
              <w:r w:rsidR="002D6435">
                <w:rPr>
                  <w:rFonts w:ascii="微软雅黑 Light" w:eastAsia="微软雅黑 Light" w:hAnsi="微软雅黑 Light" w:hint="eastAsia"/>
                  <w:b/>
                  <w:sz w:val="22"/>
                  <w:szCs w:val="22"/>
                </w:rPr>
                <w:t>专门</w:t>
              </w:r>
            </w:ins>
            <w:ins w:id="312" w:author="kyx" w:date="2026-08-04T20:22:00Z" w16du:dateUtc="2026-08-04T12:22:00Z">
              <w:r w:rsidR="004C00E6">
                <w:rPr>
                  <w:rFonts w:ascii="微软雅黑 Light" w:eastAsia="微软雅黑 Light" w:hAnsi="微软雅黑 Light" w:hint="eastAsia"/>
                  <w:b/>
                  <w:sz w:val="22"/>
                  <w:szCs w:val="22"/>
                </w:rPr>
                <w:t>为了回放用的么，</w:t>
              </w:r>
            </w:ins>
            <w:ins w:id="313" w:author="kyx" w:date="2026-08-05T07:27:00Z" w16du:dateUtc="2026-08-04T23:27:00Z">
              <w:r w:rsidR="002D6435">
                <w:rPr>
                  <w:rFonts w:ascii="微软雅黑 Light" w:eastAsia="微软雅黑 Light" w:hAnsi="微软雅黑 Light" w:hint="eastAsia"/>
                  <w:b/>
                  <w:sz w:val="22"/>
                  <w:szCs w:val="22"/>
                </w:rPr>
                <w:t>但</w:t>
              </w:r>
            </w:ins>
            <w:ins w:id="314" w:author="kyx" w:date="2026-08-04T20:22:00Z" w16du:dateUtc="2026-08-04T12:22:00Z">
              <w:r w:rsidR="004C00E6">
                <w:rPr>
                  <w:rFonts w:ascii="微软雅黑 Light" w:eastAsia="微软雅黑 Light" w:hAnsi="微软雅黑 Light" w:hint="eastAsia"/>
                  <w:b/>
                  <w:sz w:val="22"/>
                  <w:szCs w:val="22"/>
                </w:rPr>
                <w:t>回放还要将GCJ02坐标还原为WGS84</w:t>
              </w:r>
            </w:ins>
            <w:ins w:id="315" w:author="kyx" w:date="2026-07-31T11:00:00Z" w16du:dateUtc="2026-07-31T03:00:00Z">
              <w:r w:rsidR="00BB4B95">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
          <w:p w14:paraId="3B860354" w14:textId="3CE04565"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数据持久化：录制结束后封装为</w:t>
            </w:r>
            <w:proofErr w:type="spellStart"/>
            <w:r>
              <w:rPr>
                <w:rFonts w:ascii="微软雅黑 Light" w:eastAsia="微软雅黑 Light" w:hAnsi="微软雅黑 Light" w:hint="eastAsia"/>
                <w:b/>
                <w:sz w:val="22"/>
                <w:szCs w:val="22"/>
              </w:rPr>
              <w:t>TrackRecord</w:t>
            </w:r>
            <w:proofErr w:type="spellEnd"/>
            <w:r>
              <w:rPr>
                <w:rFonts w:ascii="微软雅黑 Light" w:eastAsia="微软雅黑 Light" w:hAnsi="微软雅黑 Light" w:hint="eastAsia"/>
                <w:b/>
                <w:sz w:val="22"/>
                <w:szCs w:val="22"/>
              </w:rPr>
              <w:t xml:space="preserve"> JSON对象存入</w:t>
            </w:r>
            <w:proofErr w:type="spellStart"/>
            <w:r>
              <w:rPr>
                <w:rFonts w:ascii="微软雅黑 Light" w:eastAsia="微软雅黑 Light" w:hAnsi="微软雅黑 Light" w:hint="eastAsia"/>
                <w:b/>
                <w:sz w:val="22"/>
                <w:szCs w:val="22"/>
              </w:rPr>
              <w:t>LocalStorage</w:t>
            </w:r>
            <w:proofErr w:type="spellEnd"/>
            <w:r>
              <w:rPr>
                <w:rFonts w:ascii="微软雅黑 Light" w:eastAsia="微软雅黑 Light" w:hAnsi="微软雅黑 Light" w:hint="eastAsia"/>
                <w:b/>
                <w:sz w:val="22"/>
                <w:szCs w:val="22"/>
              </w:rPr>
              <w:t>并支持文件导出。</w:t>
            </w:r>
            <w:ins w:id="316" w:author="kyx" w:date="2026-07-31T11:01:00Z" w16du:dateUtc="2026-07-31T03:01:00Z">
              <w:r w:rsidR="00BB4B95">
                <w:rPr>
                  <w:rFonts w:ascii="微软雅黑 Light" w:eastAsia="微软雅黑 Light" w:hAnsi="微软雅黑 Light" w:hint="eastAsia"/>
                  <w:b/>
                  <w:sz w:val="22"/>
                  <w:szCs w:val="22"/>
                </w:rPr>
                <w:t>（录制结果</w:t>
              </w:r>
            </w:ins>
            <w:ins w:id="317" w:author="kyx" w:date="2026-07-31T11:03:00Z" w16du:dateUtc="2026-07-31T03:03:00Z">
              <w:r w:rsidR="003A4F98">
                <w:rPr>
                  <w:rFonts w:ascii="微软雅黑 Light" w:eastAsia="微软雅黑 Light" w:hAnsi="微软雅黑 Light" w:hint="eastAsia"/>
                  <w:b/>
                  <w:sz w:val="22"/>
                  <w:szCs w:val="22"/>
                </w:rPr>
                <w:t>或</w:t>
              </w:r>
            </w:ins>
            <w:ins w:id="318" w:author="kyx" w:date="2026-07-31T11:01:00Z" w16du:dateUtc="2026-07-31T03:01:00Z">
              <w:r w:rsidR="00BB4B95">
                <w:rPr>
                  <w:rFonts w:ascii="微软雅黑 Light" w:eastAsia="微软雅黑 Light" w:hAnsi="微软雅黑 Light" w:hint="eastAsia"/>
                  <w:b/>
                  <w:sz w:val="22"/>
                  <w:szCs w:val="22"/>
                </w:rPr>
                <w:t>导出</w:t>
              </w:r>
            </w:ins>
            <w:ins w:id="319" w:author="kyx" w:date="2026-07-31T11:03:00Z" w16du:dateUtc="2026-07-31T03:03:00Z">
              <w:r w:rsidR="003A4F98">
                <w:rPr>
                  <w:rFonts w:ascii="微软雅黑 Light" w:eastAsia="微软雅黑 Light" w:hAnsi="微软雅黑 Light" w:hint="eastAsia"/>
                  <w:b/>
                  <w:sz w:val="22"/>
                  <w:szCs w:val="22"/>
                </w:rPr>
                <w:t>的</w:t>
              </w:r>
            </w:ins>
            <w:ins w:id="320" w:author="kyx" w:date="2026-07-31T11:01:00Z" w16du:dateUtc="2026-07-31T03:01:00Z">
              <w:r w:rsidR="00BB4B95">
                <w:rPr>
                  <w:rFonts w:ascii="微软雅黑 Light" w:eastAsia="微软雅黑 Light" w:hAnsi="微软雅黑 Light" w:hint="eastAsia"/>
                  <w:b/>
                  <w:sz w:val="22"/>
                  <w:szCs w:val="22"/>
                </w:rPr>
                <w:t>文件是什么格式？</w:t>
              </w:r>
            </w:ins>
            <w:ins w:id="321" w:author="kyx" w:date="2026-07-31T11:03:00Z" w16du:dateUtc="2026-07-31T03:03:00Z">
              <w:r w:rsidR="003A4F98">
                <w:rPr>
                  <w:rFonts w:ascii="微软雅黑 Light" w:eastAsia="微软雅黑 Light" w:hAnsi="微软雅黑 Light" w:hint="eastAsia"/>
                  <w:b/>
                  <w:sz w:val="22"/>
                  <w:szCs w:val="22"/>
                </w:rPr>
                <w:t>文件</w:t>
              </w:r>
              <w:proofErr w:type="gramStart"/>
              <w:r w:rsidR="003A4F98">
                <w:rPr>
                  <w:rFonts w:ascii="微软雅黑 Light" w:eastAsia="微软雅黑 Light" w:hAnsi="微软雅黑 Light" w:hint="eastAsia"/>
                  <w:b/>
                  <w:sz w:val="22"/>
                  <w:szCs w:val="22"/>
                </w:rPr>
                <w:t>内记录</w:t>
              </w:r>
              <w:proofErr w:type="gramEnd"/>
              <w:r w:rsidR="003A4F98">
                <w:rPr>
                  <w:rFonts w:ascii="微软雅黑 Light" w:eastAsia="微软雅黑 Light" w:hAnsi="微软雅黑 Light" w:hint="eastAsia"/>
                  <w:b/>
                  <w:sz w:val="22"/>
                  <w:szCs w:val="22"/>
                </w:rPr>
                <w:t>的</w:t>
              </w:r>
            </w:ins>
            <w:ins w:id="322" w:author="kyx" w:date="2026-07-31T11:02:00Z" w16du:dateUtc="2026-07-31T03:02:00Z">
              <w:r w:rsidR="003A4F98">
                <w:rPr>
                  <w:rFonts w:ascii="微软雅黑 Light" w:eastAsia="微软雅黑 Light" w:hAnsi="微软雅黑 Light" w:hint="eastAsia"/>
                  <w:b/>
                  <w:sz w:val="22"/>
                  <w:szCs w:val="22"/>
                </w:rPr>
                <w:t>只是数据？该数据具体是</w:t>
              </w:r>
            </w:ins>
            <w:ins w:id="323" w:author="kyx" w:date="2026-07-31T11:03:00Z" w16du:dateUtc="2026-07-31T03:03:00Z">
              <w:r w:rsidR="003A4F98">
                <w:rPr>
                  <w:rFonts w:ascii="微软雅黑 Light" w:eastAsia="微软雅黑 Light" w:hAnsi="微软雅黑 Light" w:hint="eastAsia"/>
                  <w:b/>
                  <w:sz w:val="22"/>
                  <w:szCs w:val="22"/>
                </w:rPr>
                <w:t>各个时刻对应的地理位置</w:t>
              </w:r>
            </w:ins>
            <w:ins w:id="324" w:author="kyx" w:date="2026-07-31T11:02:00Z" w16du:dateUtc="2026-07-31T03:02:00Z">
              <w:r w:rsidR="003A4F98">
                <w:rPr>
                  <w:rFonts w:ascii="微软雅黑 Light" w:eastAsia="微软雅黑 Light" w:hAnsi="微软雅黑 Light" w:hint="eastAsia"/>
                  <w:b/>
                  <w:sz w:val="22"/>
                  <w:szCs w:val="22"/>
                </w:rPr>
                <w:t>数据</w:t>
              </w:r>
            </w:ins>
            <w:ins w:id="325" w:author="kyx" w:date="2026-07-31T11:03:00Z" w16du:dateUtc="2026-07-31T03:03:00Z">
              <w:r w:rsidR="003A4F98">
                <w:rPr>
                  <w:rFonts w:ascii="微软雅黑 Light" w:eastAsia="微软雅黑 Light" w:hAnsi="微软雅黑 Light" w:hint="eastAsia"/>
                  <w:b/>
                  <w:sz w:val="22"/>
                  <w:szCs w:val="22"/>
                </w:rPr>
                <w:t>？</w:t>
              </w:r>
            </w:ins>
            <w:ins w:id="326" w:author="kyx" w:date="2026-07-31T11:01:00Z" w16du:dateUtc="2026-07-31T03:01:00Z">
              <w:r w:rsidR="00BB4B95">
                <w:rPr>
                  <w:rFonts w:ascii="微软雅黑 Light" w:eastAsia="微软雅黑 Light" w:hAnsi="微软雅黑 Light" w:hint="eastAsia"/>
                  <w:b/>
                  <w:sz w:val="22"/>
                  <w:szCs w:val="22"/>
                </w:rPr>
                <w:t>）</w:t>
              </w:r>
            </w:ins>
          </w:p>
          <w:p w14:paraId="1F3A85C9" w14:textId="77777777" w:rsidR="005E55A8" w:rsidRDefault="005E55A8">
            <w:pPr>
              <w:rPr>
                <w:rFonts w:ascii="微软雅黑 Light" w:eastAsia="微软雅黑 Light" w:hAnsi="微软雅黑 Light" w:hint="eastAsia"/>
                <w:b/>
                <w:sz w:val="22"/>
                <w:szCs w:val="22"/>
              </w:rPr>
            </w:pPr>
          </w:p>
          <w:p w14:paraId="232B2273" w14:textId="77777777" w:rsidR="005E55A8" w:rsidRPr="00BB4B95" w:rsidRDefault="00000000">
            <w:pPr>
              <w:rPr>
                <w:rFonts w:ascii="微软雅黑 Light" w:eastAsia="微软雅黑 Light" w:hAnsi="微软雅黑 Light" w:hint="eastAsia"/>
                <w:b/>
                <w:color w:val="0070C0"/>
                <w:sz w:val="22"/>
                <w:szCs w:val="22"/>
              </w:rPr>
            </w:pPr>
            <w:r w:rsidRPr="00BB4B95">
              <w:rPr>
                <w:rFonts w:ascii="微软雅黑 Light" w:eastAsia="微软雅黑 Light" w:hAnsi="微软雅黑 Light" w:hint="eastAsia"/>
                <w:b/>
                <w:color w:val="0070C0"/>
                <w:sz w:val="22"/>
                <w:szCs w:val="22"/>
              </w:rPr>
              <w:t>（2）回放系统</w:t>
            </w:r>
          </w:p>
          <w:p w14:paraId="48D5529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数据加载：通过</w:t>
            </w:r>
            <w:proofErr w:type="spellStart"/>
            <w:r>
              <w:rPr>
                <w:rFonts w:ascii="微软雅黑 Light" w:eastAsia="微软雅黑 Light" w:hAnsi="微软雅黑 Light" w:hint="eastAsia"/>
                <w:b/>
                <w:sz w:val="22"/>
                <w:szCs w:val="22"/>
              </w:rPr>
              <w:t>DataSimulation.loadData</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dataUrl</w:t>
            </w:r>
            <w:proofErr w:type="spellEnd"/>
            <w:r>
              <w:rPr>
                <w:rFonts w:ascii="微软雅黑 Light" w:eastAsia="微软雅黑 Light" w:hAnsi="微软雅黑 Light" w:hint="eastAsia"/>
                <w:b/>
                <w:sz w:val="22"/>
                <w:szCs w:val="22"/>
              </w:rPr>
              <w:t>)加载</w:t>
            </w:r>
            <w:proofErr w:type="spellStart"/>
            <w:r>
              <w:rPr>
                <w:rFonts w:ascii="微软雅黑 Light" w:eastAsia="微软雅黑 Light" w:hAnsi="微软雅黑 Light" w:hint="eastAsia"/>
                <w:b/>
                <w:sz w:val="22"/>
                <w:szCs w:val="22"/>
              </w:rPr>
              <w:t>TrackRecord</w:t>
            </w:r>
            <w:proofErr w:type="spellEnd"/>
            <w:r>
              <w:rPr>
                <w:rFonts w:ascii="微软雅黑 Light" w:eastAsia="微软雅黑 Light" w:hAnsi="微软雅黑 Light" w:hint="eastAsia"/>
                <w:b/>
                <w:sz w:val="22"/>
                <w:szCs w:val="22"/>
              </w:rPr>
              <w:t xml:space="preserve"> JSON文件；</w:t>
            </w:r>
          </w:p>
          <w:p w14:paraId="3ACF641F" w14:textId="31B64EFE"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时间线驱动：</w:t>
            </w:r>
            <w:proofErr w:type="spellStart"/>
            <w:r>
              <w:rPr>
                <w:rFonts w:ascii="微软雅黑 Light" w:eastAsia="微软雅黑 Light" w:hAnsi="微软雅黑 Light" w:hint="eastAsia"/>
                <w:b/>
                <w:sz w:val="22"/>
                <w:szCs w:val="22"/>
              </w:rPr>
              <w:t>setInterval</w:t>
            </w:r>
            <w:proofErr w:type="spellEnd"/>
            <w:r>
              <w:rPr>
                <w:rFonts w:ascii="微软雅黑 Light" w:eastAsia="微软雅黑 Light" w:hAnsi="微软雅黑 Light" w:hint="eastAsia"/>
                <w:b/>
                <w:sz w:val="22"/>
                <w:szCs w:val="22"/>
              </w:rPr>
              <w:t>按1000ms间隔顺序遍历轨迹点数组，支持</w:t>
            </w:r>
            <w:proofErr w:type="spellStart"/>
            <w:r>
              <w:rPr>
                <w:rFonts w:ascii="微软雅黑 Light" w:eastAsia="微软雅黑 Light" w:hAnsi="微软雅黑 Light" w:hint="eastAsia"/>
                <w:b/>
                <w:sz w:val="22"/>
                <w:szCs w:val="22"/>
              </w:rPr>
              <w:t>startAt</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endAt</w:t>
            </w:r>
            <w:proofErr w:type="spellEnd"/>
            <w:r>
              <w:rPr>
                <w:rFonts w:ascii="微软雅黑 Light" w:eastAsia="微软雅黑 Light" w:hAnsi="微软雅黑 Light" w:hint="eastAsia"/>
                <w:b/>
                <w:sz w:val="22"/>
                <w:szCs w:val="22"/>
              </w:rPr>
              <w:t>比例参数选定回放区间，支持loop循环播放；</w:t>
            </w:r>
          </w:p>
          <w:p w14:paraId="4140C23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坐标还原与注入：每次</w:t>
            </w:r>
            <w:proofErr w:type="spellStart"/>
            <w:r>
              <w:rPr>
                <w:rFonts w:ascii="微软雅黑 Light" w:eastAsia="微软雅黑 Light" w:hAnsi="微软雅黑 Light" w:hint="eastAsia"/>
                <w:b/>
                <w:sz w:val="22"/>
                <w:szCs w:val="22"/>
              </w:rPr>
              <w:t>onData</w:t>
            </w:r>
            <w:proofErr w:type="spellEnd"/>
            <w:r>
              <w:rPr>
                <w:rFonts w:ascii="微软雅黑 Light" w:eastAsia="微软雅黑 Light" w:hAnsi="微软雅黑 Light" w:hint="eastAsia"/>
                <w:b/>
                <w:sz w:val="22"/>
                <w:szCs w:val="22"/>
              </w:rPr>
              <w:t>回调中，将GCJ02坐标还原为WGS84（transform() GCJ02→WGS84），调用</w:t>
            </w:r>
            <w:proofErr w:type="spellStart"/>
            <w:r>
              <w:rPr>
                <w:rFonts w:ascii="微软雅黑 Light" w:eastAsia="微软雅黑 Light" w:hAnsi="微软雅黑 Light" w:hint="eastAsia"/>
                <w:b/>
                <w:sz w:val="22"/>
                <w:szCs w:val="22"/>
              </w:rPr>
              <w:t>xrManagerInstance.fakeGps</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lat</w:t>
            </w:r>
            <w:proofErr w:type="spellEnd"/>
            <w:r>
              <w:rPr>
                <w:rFonts w:ascii="微软雅黑 Light" w:eastAsia="微软雅黑 Light" w:hAnsi="微软雅黑 Light" w:hint="eastAsia"/>
                <w:b/>
                <w:sz w:val="22"/>
                <w:szCs w:val="22"/>
              </w:rPr>
              <w:t>, accuracy, heading)注入子系统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的GPS输入；</w:t>
            </w:r>
          </w:p>
          <w:p w14:paraId="76E5AC43" w14:textId="77777777" w:rsidR="00894D94" w:rsidRDefault="00000000">
            <w:pPr>
              <w:rPr>
                <w:ins w:id="327" w:author="kyx" w:date="2026-08-04T20:55:00Z" w16du:dateUtc="2026-08-04T12:55:00Z"/>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传感器数据回放：将</w:t>
            </w:r>
            <w:proofErr w:type="spellStart"/>
            <w:r>
              <w:rPr>
                <w:rFonts w:ascii="微软雅黑 Light" w:eastAsia="微软雅黑 Light" w:hAnsi="微软雅黑 Light" w:hint="eastAsia"/>
                <w:b/>
                <w:sz w:val="22"/>
                <w:szCs w:val="22"/>
              </w:rPr>
              <w:t>sensorData</w:t>
            </w:r>
            <w:proofErr w:type="spellEnd"/>
            <w:r>
              <w:rPr>
                <w:rFonts w:ascii="微软雅黑 Light" w:eastAsia="微软雅黑 Light" w:hAnsi="微软雅黑 Light" w:hint="eastAsia"/>
                <w:b/>
                <w:sz w:val="22"/>
                <w:szCs w:val="22"/>
              </w:rPr>
              <w:t>通过</w:t>
            </w:r>
            <w:proofErr w:type="spellStart"/>
            <w:r>
              <w:rPr>
                <w:rFonts w:ascii="微软雅黑 Light" w:eastAsia="微软雅黑 Light" w:hAnsi="微软雅黑 Light" w:hint="eastAsia"/>
                <w:b/>
                <w:sz w:val="22"/>
                <w:szCs w:val="22"/>
              </w:rPr>
              <w:t>fakeSensorData</w:t>
            </w:r>
            <w:proofErr w:type="spellEnd"/>
            <w:r>
              <w:rPr>
                <w:rFonts w:ascii="微软雅黑 Light" w:eastAsia="微软雅黑 Light" w:hAnsi="微软雅黑 Light" w:hint="eastAsia"/>
                <w:b/>
                <w:sz w:val="22"/>
                <w:szCs w:val="22"/>
              </w:rPr>
              <w:t>()方法（需在</w:t>
            </w:r>
            <w:proofErr w:type="spellStart"/>
            <w:r>
              <w:rPr>
                <w:rFonts w:ascii="微软雅黑 Light" w:eastAsia="微软雅黑 Light" w:hAnsi="微软雅黑 Light" w:hint="eastAsia"/>
                <w:b/>
                <w:sz w:val="22"/>
                <w:szCs w:val="22"/>
              </w:rPr>
              <w:t>GlobalXrManager</w:t>
            </w:r>
            <w:proofErr w:type="spellEnd"/>
            <w:r>
              <w:rPr>
                <w:rFonts w:ascii="微软雅黑 Light" w:eastAsia="微软雅黑 Light" w:hAnsi="微软雅黑 Light" w:hint="eastAsia"/>
                <w:b/>
                <w:sz w:val="22"/>
                <w:szCs w:val="22"/>
              </w:rPr>
              <w:t>中实现）</w:t>
            </w:r>
            <w:r w:rsidRPr="003A4F98">
              <w:rPr>
                <w:rFonts w:ascii="微软雅黑 Light" w:eastAsia="微软雅黑 Light" w:hAnsi="微软雅黑 Light" w:hint="eastAsia"/>
                <w:b/>
                <w:color w:val="0070C0"/>
                <w:sz w:val="22"/>
                <w:szCs w:val="22"/>
              </w:rPr>
              <w:t>注入子系统</w:t>
            </w:r>
            <w:proofErr w:type="gramStart"/>
            <w:r w:rsidRPr="003A4F98">
              <w:rPr>
                <w:rFonts w:ascii="微软雅黑 Light" w:eastAsia="微软雅黑 Light" w:hAnsi="微软雅黑 Light" w:hint="eastAsia"/>
                <w:b/>
                <w:color w:val="0070C0"/>
                <w:sz w:val="22"/>
                <w:szCs w:val="22"/>
              </w:rPr>
              <w:t>一</w:t>
            </w:r>
            <w:proofErr w:type="gramEnd"/>
            <w:r w:rsidRPr="003A4F98">
              <w:rPr>
                <w:rFonts w:ascii="微软雅黑 Light" w:eastAsia="微软雅黑 Light" w:hAnsi="微软雅黑 Light" w:hint="eastAsia"/>
                <w:b/>
                <w:color w:val="0070C0"/>
                <w:sz w:val="22"/>
                <w:szCs w:val="22"/>
              </w:rPr>
              <w:t>的IMU输入，驱动EKF模块</w:t>
            </w:r>
            <w:r>
              <w:rPr>
                <w:rFonts w:ascii="微软雅黑 Light" w:eastAsia="微软雅黑 Light" w:hAnsi="微软雅黑 Light" w:hint="eastAsia"/>
                <w:b/>
                <w:sz w:val="22"/>
                <w:szCs w:val="22"/>
              </w:rPr>
              <w:t>；</w:t>
            </w:r>
            <w:ins w:id="328" w:author="kyx" w:date="2026-07-31T11:04:00Z" w16du:dateUtc="2026-07-31T03:04:00Z">
              <w:r w:rsidR="003A4F98">
                <w:rPr>
                  <w:rFonts w:ascii="微软雅黑 Light" w:eastAsia="微软雅黑 Light" w:hAnsi="微软雅黑 Light" w:hint="eastAsia"/>
                  <w:b/>
                  <w:sz w:val="22"/>
                  <w:szCs w:val="22"/>
                </w:rPr>
                <w:t>（此处如何理解</w:t>
              </w:r>
            </w:ins>
            <w:ins w:id="329" w:author="kyx" w:date="2026-07-31T11:07:00Z" w16du:dateUtc="2026-07-31T03:07:00Z">
              <w:r w:rsidR="003A4F98">
                <w:rPr>
                  <w:rFonts w:ascii="微软雅黑 Light" w:eastAsia="微软雅黑 Light" w:hAnsi="微软雅黑 Light" w:hint="eastAsia"/>
                  <w:b/>
                  <w:sz w:val="22"/>
                  <w:szCs w:val="22"/>
                </w:rPr>
                <w:t>，另外这里主要是指回放IMU数据么，GPS/VPS数据</w:t>
              </w:r>
              <w:proofErr w:type="gramStart"/>
              <w:r w:rsidR="003A4F98">
                <w:rPr>
                  <w:rFonts w:ascii="微软雅黑 Light" w:eastAsia="微软雅黑 Light" w:hAnsi="微软雅黑 Light" w:hint="eastAsia"/>
                  <w:b/>
                  <w:sz w:val="22"/>
                  <w:szCs w:val="22"/>
                </w:rPr>
                <w:t>不</w:t>
              </w:r>
              <w:proofErr w:type="gramEnd"/>
              <w:r w:rsidR="003A4F98">
                <w:rPr>
                  <w:rFonts w:ascii="微软雅黑 Light" w:eastAsia="微软雅黑 Light" w:hAnsi="微软雅黑 Light" w:hint="eastAsia"/>
                  <w:b/>
                  <w:sz w:val="22"/>
                  <w:szCs w:val="22"/>
                </w:rPr>
                <w:t>回放么？</w:t>
              </w:r>
            </w:ins>
          </w:p>
          <w:p w14:paraId="6C689B37" w14:textId="4BF7A79A" w:rsidR="005E55A8" w:rsidRDefault="00894D94">
            <w:pPr>
              <w:rPr>
                <w:rFonts w:ascii="微软雅黑 Light" w:eastAsia="微软雅黑 Light" w:hAnsi="微软雅黑 Light" w:hint="eastAsia"/>
                <w:b/>
                <w:sz w:val="22"/>
                <w:szCs w:val="22"/>
              </w:rPr>
            </w:pPr>
            <w:ins w:id="330" w:author="kyx" w:date="2026-08-04T20:53:00Z" w16du:dateUtc="2026-08-04T12:53:00Z">
              <w:r w:rsidRPr="003A4F98">
                <w:rPr>
                  <w:rFonts w:ascii="微软雅黑 Light" w:eastAsia="微软雅黑 Light" w:hAnsi="微软雅黑 Light" w:hint="eastAsia"/>
                  <w:b/>
                  <w:color w:val="0070C0"/>
                  <w:sz w:val="22"/>
                  <w:szCs w:val="22"/>
                </w:rPr>
                <w:t>驱动EKF模块</w:t>
              </w:r>
              <w:r>
                <w:rPr>
                  <w:rFonts w:ascii="微软雅黑 Light" w:eastAsia="微软雅黑 Light" w:hAnsi="微软雅黑 Light" w:hint="eastAsia"/>
                  <w:b/>
                  <w:color w:val="0070C0"/>
                  <w:sz w:val="22"/>
                  <w:szCs w:val="22"/>
                </w:rPr>
                <w:t>如何理解？</w:t>
              </w:r>
            </w:ins>
            <w:ins w:id="331" w:author="kyx" w:date="2026-08-04T20:54:00Z" w16du:dateUtc="2026-08-04T12:54:00Z">
              <w:r w:rsidRPr="003A4F98">
                <w:rPr>
                  <w:rFonts w:ascii="微软雅黑 Light" w:eastAsia="微软雅黑 Light" w:hAnsi="微软雅黑 Light" w:hint="eastAsia"/>
                  <w:b/>
                  <w:color w:val="0070C0"/>
                  <w:sz w:val="22"/>
                  <w:szCs w:val="22"/>
                </w:rPr>
                <w:t>驱动EKF模块</w:t>
              </w:r>
              <w:r>
                <w:rPr>
                  <w:rFonts w:ascii="微软雅黑 Light" w:eastAsia="微软雅黑 Light" w:hAnsi="微软雅黑 Light" w:hint="eastAsia"/>
                  <w:b/>
                  <w:color w:val="0070C0"/>
                  <w:sz w:val="22"/>
                  <w:szCs w:val="22"/>
                </w:rPr>
                <w:t>是由子系统</w:t>
              </w:r>
              <w:proofErr w:type="gramStart"/>
              <w:r>
                <w:rPr>
                  <w:rFonts w:ascii="微软雅黑 Light" w:eastAsia="微软雅黑 Light" w:hAnsi="微软雅黑 Light" w:hint="eastAsia"/>
                  <w:b/>
                  <w:color w:val="0070C0"/>
                  <w:sz w:val="22"/>
                  <w:szCs w:val="22"/>
                </w:rPr>
                <w:t>一</w:t>
              </w:r>
              <w:proofErr w:type="gramEnd"/>
              <w:r>
                <w:rPr>
                  <w:rFonts w:ascii="微软雅黑 Light" w:eastAsia="微软雅黑 Light" w:hAnsi="微软雅黑 Light" w:hint="eastAsia"/>
                  <w:b/>
                  <w:color w:val="0070C0"/>
                  <w:sz w:val="22"/>
                  <w:szCs w:val="22"/>
                </w:rPr>
                <w:t>驱动的吧？还是说此处由子系统二驱动？</w:t>
              </w:r>
            </w:ins>
            <w:ins w:id="332" w:author="kyx" w:date="2026-08-04T20:53:00Z" w16du:dateUtc="2026-08-04T12:53:00Z">
              <w:r>
                <w:rPr>
                  <w:rFonts w:ascii="微软雅黑 Light" w:eastAsia="微软雅黑 Light" w:hAnsi="微软雅黑 Light" w:hint="eastAsia"/>
                  <w:b/>
                  <w:color w:val="0070C0"/>
                  <w:sz w:val="22"/>
                  <w:szCs w:val="22"/>
                </w:rPr>
                <w:t>如果</w:t>
              </w:r>
            </w:ins>
            <w:ins w:id="333" w:author="kyx" w:date="2026-08-04T20:54:00Z" w16du:dateUtc="2026-08-04T12:54:00Z">
              <w:r>
                <w:rPr>
                  <w:rFonts w:ascii="微软雅黑 Light" w:eastAsia="微软雅黑 Light" w:hAnsi="微软雅黑 Light" w:hint="eastAsia"/>
                  <w:b/>
                  <w:color w:val="0070C0"/>
                  <w:sz w:val="22"/>
                  <w:szCs w:val="22"/>
                </w:rPr>
                <w:t>子系统一不启动</w:t>
              </w:r>
              <w:r w:rsidRPr="003A4F98">
                <w:rPr>
                  <w:rFonts w:ascii="微软雅黑 Light" w:eastAsia="微软雅黑 Light" w:hAnsi="微软雅黑 Light" w:hint="eastAsia"/>
                  <w:b/>
                  <w:color w:val="0070C0"/>
                  <w:sz w:val="22"/>
                  <w:szCs w:val="22"/>
                </w:rPr>
                <w:t>EKF模块</w:t>
              </w:r>
              <w:r>
                <w:rPr>
                  <w:rFonts w:ascii="微软雅黑 Light" w:eastAsia="微软雅黑 Light" w:hAnsi="微软雅黑 Light" w:hint="eastAsia"/>
                  <w:b/>
                  <w:color w:val="0070C0"/>
                  <w:sz w:val="22"/>
                  <w:szCs w:val="22"/>
                </w:rPr>
                <w:t>，子系统二还驱动么？</w:t>
              </w:r>
            </w:ins>
          </w:p>
          <w:p w14:paraId="04176CE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heading回放与坐标系转换：heading数据需经过复杂坐标系转换（地球参考系→设备参考系→Three.js坐标系），考虑磁北/真北偏差、设备方向（portrait/landscape）对轴映射的影响，更新相机朝向。</w:t>
            </w:r>
          </w:p>
          <w:p w14:paraId="11B92D7D" w14:textId="409E5079" w:rsidR="005E55A8" w:rsidRDefault="003A4F98">
            <w:pPr>
              <w:rPr>
                <w:rFonts w:ascii="微软雅黑 Light" w:eastAsia="微软雅黑 Light" w:hAnsi="微软雅黑 Light" w:hint="eastAsia"/>
                <w:b/>
                <w:sz w:val="22"/>
                <w:szCs w:val="22"/>
              </w:rPr>
            </w:pPr>
            <w:ins w:id="334" w:author="kyx" w:date="2026-07-31T11:06:00Z" w16du:dateUtc="2026-07-31T03:06:00Z">
              <w:r>
                <w:rPr>
                  <w:rFonts w:ascii="微软雅黑 Light" w:eastAsia="微软雅黑 Light" w:hAnsi="微软雅黑 Light" w:hint="eastAsia"/>
                  <w:b/>
                  <w:sz w:val="22"/>
                  <w:szCs w:val="22"/>
                </w:rPr>
                <w:t>如何理解传感器数据回放和heading回放，二者是彼此独立的？</w:t>
              </w:r>
            </w:ins>
            <w:ins w:id="335" w:author="kyx" w:date="2026-07-31T11:07:00Z" w16du:dateUtc="2026-07-31T03:07:00Z">
              <w:r>
                <w:rPr>
                  <w:rFonts w:ascii="微软雅黑 Light" w:eastAsia="微软雅黑 Light" w:hAnsi="微软雅黑 Light" w:hint="eastAsia"/>
                  <w:b/>
                  <w:sz w:val="22"/>
                  <w:szCs w:val="22"/>
                </w:rPr>
                <w:t>回放只是指回放这两种数据么？对于观看</w:t>
              </w:r>
            </w:ins>
            <w:ins w:id="336" w:author="kyx" w:date="2026-07-31T11:08:00Z" w16du:dateUtc="2026-07-31T03:08:00Z">
              <w:r>
                <w:rPr>
                  <w:rFonts w:ascii="微软雅黑 Light" w:eastAsia="微软雅黑 Light" w:hAnsi="微软雅黑 Light" w:hint="eastAsia"/>
                  <w:b/>
                  <w:sz w:val="22"/>
                  <w:szCs w:val="22"/>
                </w:rPr>
                <w:t>回放的相关人员而言，</w:t>
              </w:r>
            </w:ins>
            <w:ins w:id="337" w:author="kyx" w:date="2026-08-04T20:53:00Z" w16du:dateUtc="2026-08-04T12:53:00Z">
              <w:r w:rsidR="00894D94">
                <w:rPr>
                  <w:rFonts w:ascii="微软雅黑 Light" w:eastAsia="微软雅黑 Light" w:hAnsi="微软雅黑 Light" w:hint="eastAsia"/>
                  <w:b/>
                  <w:sz w:val="22"/>
                  <w:szCs w:val="22"/>
                </w:rPr>
                <w:t>两种数据的</w:t>
              </w:r>
            </w:ins>
            <w:ins w:id="338" w:author="kyx" w:date="2026-07-31T11:08:00Z" w16du:dateUtc="2026-07-31T03:08:00Z">
              <w:r>
                <w:rPr>
                  <w:rFonts w:ascii="微软雅黑 Light" w:eastAsia="微软雅黑 Light" w:hAnsi="微软雅黑 Light" w:hint="eastAsia"/>
                  <w:b/>
                  <w:sz w:val="22"/>
                  <w:szCs w:val="22"/>
                </w:rPr>
                <w:t>回放效果是什么样的？</w:t>
              </w:r>
            </w:ins>
            <w:ins w:id="339" w:author="kyx" w:date="2026-07-31T11:07:00Z" w16du:dateUtc="2026-07-31T03:07:00Z">
              <w:r>
                <w:rPr>
                  <w:rFonts w:ascii="微软雅黑 Light" w:eastAsia="微软雅黑 Light" w:hAnsi="微软雅黑 Light" w:hint="eastAsia"/>
                  <w:b/>
                  <w:sz w:val="22"/>
                  <w:szCs w:val="22"/>
                </w:rPr>
                <w:t xml:space="preserve"> </w:t>
              </w:r>
            </w:ins>
          </w:p>
          <w:p w14:paraId="0812D2E7" w14:textId="77777777"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（3）</w:t>
            </w:r>
            <w:proofErr w:type="spellStart"/>
            <w:r w:rsidRPr="008611B7">
              <w:rPr>
                <w:rFonts w:ascii="微软雅黑 Light" w:eastAsia="微软雅黑 Light" w:hAnsi="微软雅黑 Light" w:hint="eastAsia"/>
                <w:b/>
                <w:color w:val="0070C0"/>
                <w:sz w:val="22"/>
                <w:szCs w:val="22"/>
              </w:rPr>
              <w:t>fakeGps</w:t>
            </w:r>
            <w:proofErr w:type="spellEnd"/>
            <w:r w:rsidRPr="008611B7">
              <w:rPr>
                <w:rFonts w:ascii="微软雅黑 Light" w:eastAsia="微软雅黑 Light" w:hAnsi="微软雅黑 Light" w:hint="eastAsia"/>
                <w:b/>
                <w:color w:val="0070C0"/>
                <w:sz w:val="22"/>
                <w:szCs w:val="22"/>
              </w:rPr>
              <w:t>事件触发机制</w:t>
            </w:r>
          </w:p>
          <w:p w14:paraId="5531AE2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()方法内部触发</w:t>
            </w:r>
            <w:proofErr w:type="spellStart"/>
            <w:r>
              <w:rPr>
                <w:rFonts w:ascii="微软雅黑 Light" w:eastAsia="微软雅黑 Light" w:hAnsi="微软雅黑 Light" w:hint="eastAsia"/>
                <w:b/>
                <w:sz w:val="22"/>
                <w:szCs w:val="22"/>
              </w:rPr>
              <w:t>gpsupdate</w:t>
            </w:r>
            <w:proofErr w:type="spellEnd"/>
            <w:r>
              <w:rPr>
                <w:rFonts w:ascii="微软雅黑 Light" w:eastAsia="微软雅黑 Light" w:hAnsi="微软雅黑 Light" w:hint="eastAsia"/>
                <w:b/>
                <w:sz w:val="22"/>
                <w:szCs w:val="22"/>
              </w:rPr>
              <w:t>自定义事件；</w:t>
            </w:r>
          </w:p>
          <w:p w14:paraId="6DF1E308"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w:t>
            </w:r>
            <w:proofErr w:type="spellStart"/>
            <w:r>
              <w:rPr>
                <w:rFonts w:ascii="微软雅黑 Light" w:eastAsia="微软雅黑 Light" w:hAnsi="微软雅黑 Light" w:hint="eastAsia"/>
                <w:b/>
                <w:sz w:val="22"/>
                <w:szCs w:val="22"/>
              </w:rPr>
              <w:t>FusionLocationManager</w:t>
            </w:r>
            <w:proofErr w:type="spellEnd"/>
            <w:r>
              <w:rPr>
                <w:rFonts w:ascii="微软雅黑 Light" w:eastAsia="微软雅黑 Light" w:hAnsi="微软雅黑 Light" w:hint="eastAsia"/>
                <w:b/>
                <w:sz w:val="22"/>
                <w:szCs w:val="22"/>
              </w:rPr>
              <w:t>监听该事件，将数据作为GPS观测送入融合决策或EKF更新步骤；</w:t>
            </w:r>
          </w:p>
          <w:p w14:paraId="739F88D6"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回放模式下，子系统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仍然发布</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事件（数据来源由真实传感器切换为</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注入），子系统三无需任何修改即可在回放模式下验证</w:t>
            </w:r>
            <w:proofErr w:type="gramStart"/>
            <w:r>
              <w:rPr>
                <w:rFonts w:ascii="微软雅黑 Light" w:eastAsia="微软雅黑 Light" w:hAnsi="微软雅黑 Light" w:hint="eastAsia"/>
                <w:b/>
                <w:sz w:val="22"/>
                <w:szCs w:val="22"/>
              </w:rPr>
              <w:t>虚拟锚点的</w:t>
            </w:r>
            <w:proofErr w:type="gramEnd"/>
            <w:r>
              <w:rPr>
                <w:rFonts w:ascii="微软雅黑 Light" w:eastAsia="微软雅黑 Light" w:hAnsi="微软雅黑 Light" w:hint="eastAsia"/>
                <w:b/>
                <w:sz w:val="22"/>
                <w:szCs w:val="22"/>
              </w:rPr>
              <w:t>空间对齐逻辑。</w:t>
            </w:r>
          </w:p>
          <w:p w14:paraId="4A517F57" w14:textId="7DB0C619" w:rsidR="005E55A8" w:rsidRDefault="008611B7">
            <w:pPr>
              <w:rPr>
                <w:ins w:id="340" w:author="kyx" w:date="2026-07-31T11:27:00Z" w16du:dateUtc="2026-07-31T03:27:00Z"/>
                <w:rFonts w:ascii="微软雅黑 Light" w:eastAsia="微软雅黑 Light" w:hAnsi="微软雅黑 Light" w:hint="eastAsia"/>
                <w:b/>
                <w:sz w:val="22"/>
                <w:szCs w:val="22"/>
              </w:rPr>
            </w:pPr>
            <w:ins w:id="341" w:author="kyx" w:date="2026-07-31T11:27:00Z" w16du:dateUtc="2026-07-31T03:27:00Z">
              <w:r>
                <w:rPr>
                  <w:rFonts w:ascii="微软雅黑 Light" w:eastAsia="微软雅黑 Light" w:hAnsi="微软雅黑 Light" w:hint="eastAsia"/>
                  <w:b/>
                  <w:sz w:val="22"/>
                  <w:szCs w:val="22"/>
                </w:rPr>
                <w:t>Q1：上述</w:t>
              </w:r>
            </w:ins>
            <w:ins w:id="342" w:author="kyx" w:date="2026-07-31T11:26:00Z" w16du:dateUtc="2026-07-31T03:26:00Z">
              <w:r>
                <w:rPr>
                  <w:rFonts w:ascii="微软雅黑 Light" w:eastAsia="微软雅黑 Light" w:hAnsi="微软雅黑 Light" w:hint="eastAsia"/>
                  <w:b/>
                  <w:sz w:val="22"/>
                  <w:szCs w:val="22"/>
                </w:rPr>
                <w:t>触发机制与前面录制系统、回放系统的关系是？</w:t>
              </w:r>
            </w:ins>
          </w:p>
          <w:p w14:paraId="70539627" w14:textId="77777777" w:rsidR="008611B7" w:rsidRDefault="008611B7">
            <w:pPr>
              <w:rPr>
                <w:ins w:id="343" w:author="kyx" w:date="2026-07-31T11:27:00Z" w16du:dateUtc="2026-07-31T03:27:00Z"/>
                <w:rFonts w:ascii="微软雅黑 Light" w:eastAsia="微软雅黑 Light" w:hAnsi="微软雅黑 Light" w:hint="eastAsia"/>
                <w:b/>
                <w:sz w:val="22"/>
                <w:szCs w:val="22"/>
              </w:rPr>
            </w:pPr>
            <w:ins w:id="344" w:author="kyx" w:date="2026-07-31T11:27:00Z" w16du:dateUtc="2026-07-31T03:27:00Z">
              <w:r>
                <w:rPr>
                  <w:rFonts w:ascii="微软雅黑 Light" w:eastAsia="微软雅黑 Light" w:hAnsi="微软雅黑 Light" w:hint="eastAsia"/>
                  <w:b/>
                  <w:sz w:val="22"/>
                  <w:szCs w:val="22"/>
                </w:rPr>
                <w:t>Q2，以上触发机制主要作用是？</w:t>
              </w:r>
            </w:ins>
          </w:p>
          <w:p w14:paraId="3A59BC24" w14:textId="495D8490" w:rsidR="008611B7" w:rsidRDefault="008611B7">
            <w:pPr>
              <w:rPr>
                <w:ins w:id="345" w:author="kyx" w:date="2026-08-04T21:52:00Z" w16du:dateUtc="2026-08-04T13:52:00Z"/>
                <w:rFonts w:ascii="微软雅黑 Light" w:eastAsia="微软雅黑 Light" w:hAnsi="微软雅黑 Light" w:hint="eastAsia"/>
                <w:b/>
                <w:sz w:val="22"/>
                <w:szCs w:val="22"/>
              </w:rPr>
            </w:pPr>
            <w:ins w:id="346" w:author="kyx" w:date="2026-07-31T11:27:00Z" w16du:dateUtc="2026-07-31T03:27:00Z">
              <w:r>
                <w:rPr>
                  <w:rFonts w:ascii="微软雅黑 Light" w:eastAsia="微软雅黑 Light" w:hAnsi="微软雅黑 Light" w:hint="eastAsia"/>
                  <w:b/>
                  <w:sz w:val="22"/>
                  <w:szCs w:val="22"/>
                </w:rPr>
                <w:t>Q3，如何理解子系统三无需任何修改即可在回放模式下验证</w:t>
              </w:r>
              <w:proofErr w:type="gramStart"/>
              <w:r>
                <w:rPr>
                  <w:rFonts w:ascii="微软雅黑 Light" w:eastAsia="微软雅黑 Light" w:hAnsi="微软雅黑 Light" w:hint="eastAsia"/>
                  <w:b/>
                  <w:sz w:val="22"/>
                  <w:szCs w:val="22"/>
                </w:rPr>
                <w:t>虚拟锚点的</w:t>
              </w:r>
              <w:proofErr w:type="gramEnd"/>
              <w:r>
                <w:rPr>
                  <w:rFonts w:ascii="微软雅黑 Light" w:eastAsia="微软雅黑 Light" w:hAnsi="微软雅黑 Light" w:hint="eastAsia"/>
                  <w:b/>
                  <w:sz w:val="22"/>
                  <w:szCs w:val="22"/>
                </w:rPr>
                <w:t>空间对齐逻辑？</w:t>
              </w:r>
            </w:ins>
            <w:ins w:id="347" w:author="kyx" w:date="2026-08-04T20:55:00Z" w16du:dateUtc="2026-08-04T12:55:00Z">
              <w:r w:rsidR="00894D94">
                <w:rPr>
                  <w:rFonts w:ascii="微软雅黑 Light" w:eastAsia="微软雅黑 Light" w:hAnsi="微软雅黑 Light" w:hint="eastAsia"/>
                  <w:b/>
                  <w:sz w:val="22"/>
                  <w:szCs w:val="22"/>
                </w:rPr>
                <w:t>此处</w:t>
              </w:r>
              <w:proofErr w:type="gramStart"/>
              <w:r w:rsidR="00894D94">
                <w:rPr>
                  <w:rFonts w:ascii="微软雅黑 Light" w:eastAsia="微软雅黑 Light" w:hAnsi="微软雅黑 Light" w:hint="eastAsia"/>
                  <w:b/>
                  <w:sz w:val="22"/>
                  <w:szCs w:val="22"/>
                </w:rPr>
                <w:t>的锚点是</w:t>
              </w:r>
              <w:proofErr w:type="gramEnd"/>
              <w:r w:rsidR="00894D94">
                <w:rPr>
                  <w:rFonts w:ascii="微软雅黑 Light" w:eastAsia="微软雅黑 Light" w:hAnsi="微软雅黑 Light" w:hint="eastAsia"/>
                  <w:b/>
                  <w:sz w:val="22"/>
                  <w:szCs w:val="22"/>
                </w:rPr>
                <w:t>指？能否举例说明？</w:t>
              </w:r>
            </w:ins>
          </w:p>
          <w:p w14:paraId="19F783AC" w14:textId="3DF42F75" w:rsidR="00D668D6" w:rsidRDefault="00D668D6">
            <w:pPr>
              <w:rPr>
                <w:rFonts w:ascii="微软雅黑 Light" w:eastAsia="微软雅黑 Light" w:hAnsi="微软雅黑 Light" w:hint="eastAsia"/>
                <w:b/>
                <w:sz w:val="22"/>
                <w:szCs w:val="22"/>
              </w:rPr>
            </w:pPr>
            <w:ins w:id="348" w:author="kyx" w:date="2026-08-04T21:52:00Z" w16du:dateUtc="2026-08-04T13:52:00Z">
              <w:r>
                <w:rPr>
                  <w:rFonts w:ascii="微软雅黑 Light" w:eastAsia="微软雅黑 Light" w:hAnsi="微软雅黑 Light" w:hint="eastAsia"/>
                  <w:b/>
                  <w:sz w:val="22"/>
                  <w:szCs w:val="22"/>
                </w:rPr>
                <w:t>Q4：前面表述“子系统二、三均强依赖子系统</w:t>
              </w:r>
              <w:proofErr w:type="gramStart"/>
              <w:r>
                <w:rPr>
                  <w:rFonts w:ascii="微软雅黑 Light" w:eastAsia="微软雅黑 Light" w:hAnsi="微软雅黑 Light" w:hint="eastAsia"/>
                  <w:b/>
                  <w:sz w:val="22"/>
                  <w:szCs w:val="22"/>
                </w:rPr>
                <w:t>一</w:t>
              </w:r>
            </w:ins>
            <w:proofErr w:type="gramEnd"/>
            <w:ins w:id="349" w:author="kyx" w:date="2026-08-04T21:53:00Z" w16du:dateUtc="2026-08-04T13:53:00Z">
              <w:r>
                <w:rPr>
                  <w:rFonts w:ascii="微软雅黑 Light" w:eastAsia="微软雅黑 Light" w:hAnsi="微软雅黑 Light" w:hint="eastAsia"/>
                  <w:b/>
                  <w:sz w:val="22"/>
                  <w:szCs w:val="22"/>
                </w:rPr>
                <w:t>：</w:t>
              </w:r>
            </w:ins>
            <w:ins w:id="350" w:author="kyx" w:date="2026-08-04T21:52:00Z" w16du:dateUtc="2026-08-04T13:52:00Z">
              <w:r>
                <w:rPr>
                  <w:rFonts w:ascii="微软雅黑 Light" w:eastAsia="微软雅黑 Light" w:hAnsi="微软雅黑 Light" w:hint="eastAsia"/>
                  <w:b/>
                  <w:sz w:val="22"/>
                  <w:szCs w:val="22"/>
                </w:rPr>
                <w:t>通过融合更新事件获取定位，通过Web Mercator坐标系进行锚点转换”，</w:t>
              </w:r>
            </w:ins>
            <w:ins w:id="351" w:author="kyx" w:date="2026-08-04T21:53:00Z" w16du:dateUtc="2026-08-04T13:53:00Z">
              <w:r>
                <w:rPr>
                  <w:rFonts w:ascii="微软雅黑 Light" w:eastAsia="微软雅黑 Light" w:hAnsi="微软雅黑 Light" w:hint="eastAsia"/>
                  <w:b/>
                  <w:sz w:val="22"/>
                  <w:szCs w:val="22"/>
                </w:rPr>
                <w:t>其中，</w:t>
              </w:r>
            </w:ins>
            <w:ins w:id="352" w:author="kyx" w:date="2026-08-04T21:52:00Z" w16du:dateUtc="2026-08-04T13:52:00Z">
              <w:r>
                <w:rPr>
                  <w:rFonts w:ascii="微软雅黑 Light" w:eastAsia="微软雅黑 Light" w:hAnsi="微软雅黑 Light" w:hint="eastAsia"/>
                  <w:b/>
                  <w:sz w:val="22"/>
                  <w:szCs w:val="22"/>
                </w:rPr>
                <w:t>对于子系统二而言，如何体现</w:t>
              </w:r>
            </w:ins>
            <w:ins w:id="353" w:author="kyx" w:date="2026-08-04T21:53:00Z" w16du:dateUtc="2026-08-04T13:53:00Z">
              <w:r>
                <w:rPr>
                  <w:rFonts w:ascii="微软雅黑 Light" w:eastAsia="微软雅黑 Light" w:hAnsi="微软雅黑 Light" w:hint="eastAsia"/>
                  <w:b/>
                  <w:sz w:val="22"/>
                  <w:szCs w:val="22"/>
                </w:rPr>
                <w:t>通过Web Mercator坐标系</w:t>
              </w:r>
              <w:proofErr w:type="gramStart"/>
              <w:r>
                <w:rPr>
                  <w:rFonts w:ascii="微软雅黑 Light" w:eastAsia="微软雅黑 Light" w:hAnsi="微软雅黑 Light" w:hint="eastAsia"/>
                  <w:b/>
                  <w:sz w:val="22"/>
                  <w:szCs w:val="22"/>
                </w:rPr>
                <w:t>进行锚点转换</w:t>
              </w:r>
              <w:proofErr w:type="gramEnd"/>
              <w:r>
                <w:rPr>
                  <w:rFonts w:ascii="微软雅黑 Light" w:eastAsia="微软雅黑 Light" w:hAnsi="微软雅黑 Light" w:hint="eastAsia"/>
                  <w:b/>
                  <w:sz w:val="22"/>
                  <w:szCs w:val="22"/>
                </w:rPr>
                <w:t>？在子系统二中，</w:t>
              </w:r>
              <w:proofErr w:type="gramStart"/>
              <w:r>
                <w:rPr>
                  <w:rFonts w:ascii="微软雅黑 Light" w:eastAsia="微软雅黑 Light" w:hAnsi="微软雅黑 Light" w:hint="eastAsia"/>
                  <w:b/>
                  <w:sz w:val="22"/>
                  <w:szCs w:val="22"/>
                </w:rPr>
                <w:t>锚点具体</w:t>
              </w:r>
              <w:proofErr w:type="gramEnd"/>
              <w:r>
                <w:rPr>
                  <w:rFonts w:ascii="微软雅黑 Light" w:eastAsia="微软雅黑 Light" w:hAnsi="微软雅黑 Light" w:hint="eastAsia"/>
                  <w:b/>
                  <w:sz w:val="22"/>
                  <w:szCs w:val="22"/>
                </w:rPr>
                <w:t>是指</w:t>
              </w:r>
            </w:ins>
            <w:ins w:id="354" w:author="kyx" w:date="2026-08-04T21:54:00Z" w16du:dateUtc="2026-08-04T13:54:00Z">
              <w:r w:rsidR="006E26B8">
                <w:rPr>
                  <w:rFonts w:ascii="微软雅黑 Light" w:eastAsia="微软雅黑 Light" w:hAnsi="微软雅黑 Light" w:hint="eastAsia"/>
                  <w:b/>
                  <w:sz w:val="22"/>
                  <w:szCs w:val="22"/>
                </w:rPr>
                <w:t>研发人员指定的目的地还是？</w:t>
              </w:r>
            </w:ins>
            <w:ins w:id="355" w:author="kyx" w:date="2026-08-04T21:53:00Z" w16du:dateUtc="2026-08-04T13:53:00Z">
              <w:r>
                <w:rPr>
                  <w:rFonts w:ascii="微软雅黑 Light" w:eastAsia="微软雅黑 Light" w:hAnsi="微软雅黑 Light" w:hint="eastAsia"/>
                  <w:b/>
                  <w:sz w:val="22"/>
                  <w:szCs w:val="22"/>
                </w:rPr>
                <w:t>以及</w:t>
              </w:r>
            </w:ins>
            <w:ins w:id="356" w:author="kyx" w:date="2026-08-04T21:54:00Z" w16du:dateUtc="2026-08-04T13:54:00Z">
              <w:r>
                <w:rPr>
                  <w:rFonts w:ascii="微软雅黑 Light" w:eastAsia="微软雅黑 Light" w:hAnsi="微软雅黑 Light" w:hint="eastAsia"/>
                  <w:b/>
                  <w:sz w:val="22"/>
                  <w:szCs w:val="22"/>
                </w:rPr>
                <w:t>也是</w:t>
              </w:r>
            </w:ins>
            <w:ins w:id="357" w:author="kyx" w:date="2026-08-04T21:53:00Z" w16du:dateUtc="2026-08-04T13:53:00Z">
              <w:r>
                <w:rPr>
                  <w:rFonts w:ascii="微软雅黑 Light" w:eastAsia="微软雅黑 Light" w:hAnsi="微软雅黑 Light" w:hint="eastAsia"/>
                  <w:b/>
                  <w:sz w:val="22"/>
                  <w:szCs w:val="22"/>
                </w:rPr>
                <w:t>转换</w:t>
              </w:r>
            </w:ins>
            <w:ins w:id="358" w:author="kyx" w:date="2026-08-04T21:54:00Z" w16du:dateUtc="2026-08-04T13:54:00Z">
              <w:r>
                <w:rPr>
                  <w:rFonts w:ascii="微软雅黑 Light" w:eastAsia="微软雅黑 Light" w:hAnsi="微软雅黑 Light" w:hint="eastAsia"/>
                  <w:b/>
                  <w:sz w:val="22"/>
                  <w:szCs w:val="22"/>
                </w:rPr>
                <w:t>为3D虚拟场景坐标么</w:t>
              </w:r>
            </w:ins>
            <w:ins w:id="359" w:author="kyx" w:date="2026-08-04T21:53:00Z" w16du:dateUtc="2026-08-04T13:53:00Z">
              <w:r>
                <w:rPr>
                  <w:rFonts w:ascii="微软雅黑 Light" w:eastAsia="微软雅黑 Light" w:hAnsi="微软雅黑 Light" w:hint="eastAsia"/>
                  <w:b/>
                  <w:sz w:val="22"/>
                  <w:szCs w:val="22"/>
                </w:rPr>
                <w:t>？</w:t>
              </w:r>
            </w:ins>
          </w:p>
          <w:p w14:paraId="0631BCB8" w14:textId="6E12C5B5" w:rsidR="00AC2871" w:rsidRDefault="00AC2871" w:rsidP="00AC2871">
            <w:pPr>
              <w:rPr>
                <w:rFonts w:ascii="微软雅黑 Light" w:eastAsia="微软雅黑 Light" w:hAnsi="微软雅黑 Light" w:hint="eastAsia"/>
                <w:b/>
                <w:sz w:val="22"/>
                <w:szCs w:val="22"/>
              </w:rPr>
            </w:pPr>
            <w:ins w:id="360" w:author="kyx" w:date="2026-08-04T21:56:00Z" w16du:dateUtc="2026-08-04T13:56:00Z">
              <w:r w:rsidRPr="00AC2871">
                <w:rPr>
                  <w:rFonts w:ascii="微软雅黑 Light" w:eastAsia="微软雅黑 Light" w:hAnsi="微软雅黑 Light" w:hint="eastAsia"/>
                  <w:b/>
                  <w:sz w:val="22"/>
                  <w:szCs w:val="22"/>
                  <w:highlight w:val="cyan"/>
                </w:rPr>
                <w:t>待确认：子系统</w:t>
              </w:r>
            </w:ins>
            <w:ins w:id="361" w:author="kyx" w:date="2026-08-04T21:57:00Z" w16du:dateUtc="2026-08-04T13:57:00Z">
              <w:r>
                <w:rPr>
                  <w:rFonts w:ascii="微软雅黑 Light" w:eastAsia="微软雅黑 Light" w:hAnsi="微软雅黑 Light" w:hint="eastAsia"/>
                  <w:b/>
                  <w:sz w:val="22"/>
                  <w:szCs w:val="22"/>
                  <w:highlight w:val="cyan"/>
                </w:rPr>
                <w:t>二</w:t>
              </w:r>
            </w:ins>
            <w:ins w:id="362" w:author="kyx" w:date="2026-08-04T21:56:00Z" w16du:dateUtc="2026-08-04T13:56:00Z">
              <w:r w:rsidRPr="00AC2871">
                <w:rPr>
                  <w:rFonts w:ascii="微软雅黑 Light" w:eastAsia="微软雅黑 Light" w:hAnsi="微软雅黑 Light" w:hint="eastAsia"/>
                  <w:b/>
                  <w:sz w:val="22"/>
                  <w:szCs w:val="22"/>
                  <w:highlight w:val="cyan"/>
                </w:rPr>
                <w:t>中，哪些是基于现有技术实现?</w:t>
              </w:r>
            </w:ins>
            <w:ins w:id="363" w:author="kyx" w:date="2026-08-04T21:57:00Z" w16du:dateUtc="2026-08-04T13:57:00Z">
              <w:r>
                <w:rPr>
                  <w:rFonts w:ascii="微软雅黑 Light" w:eastAsia="微软雅黑 Light" w:hAnsi="微软雅黑 Light" w:hint="eastAsia"/>
                  <w:b/>
                  <w:sz w:val="22"/>
                  <w:szCs w:val="22"/>
                  <w:highlight w:val="cyan"/>
                </w:rPr>
                <w:t>哪些是我们的核心改进</w:t>
              </w:r>
              <w:r>
                <w:rPr>
                  <w:rFonts w:ascii="微软雅黑 Light" w:eastAsia="微软雅黑 Light" w:hAnsi="微软雅黑 Light" w:hint="eastAsia"/>
                  <w:b/>
                  <w:sz w:val="22"/>
                  <w:szCs w:val="22"/>
                </w:rPr>
                <w:t>?</w:t>
              </w:r>
            </w:ins>
          </w:p>
          <w:p w14:paraId="22F839E8" w14:textId="77777777" w:rsidR="00AC2871" w:rsidRPr="00AC2871" w:rsidRDefault="00AC2871">
            <w:pPr>
              <w:rPr>
                <w:rFonts w:ascii="微软雅黑 Light" w:eastAsia="微软雅黑 Light" w:hAnsi="微软雅黑 Light" w:hint="eastAsia"/>
                <w:b/>
                <w:sz w:val="22"/>
                <w:szCs w:val="22"/>
              </w:rPr>
            </w:pPr>
          </w:p>
          <w:p w14:paraId="338F015A" w14:textId="45CECC85" w:rsidR="005E55A8" w:rsidRDefault="00000000">
            <w:pPr>
              <w:rPr>
                <w:rFonts w:ascii="微软雅黑 Light" w:eastAsia="微软雅黑 Light" w:hAnsi="微软雅黑 Light" w:hint="eastAsia"/>
                <w:b/>
                <w:sz w:val="22"/>
                <w:szCs w:val="22"/>
              </w:rPr>
            </w:pPr>
            <w:r w:rsidRPr="008611B7">
              <w:rPr>
                <w:rFonts w:ascii="微软雅黑 Light" w:eastAsia="微软雅黑 Light" w:hAnsi="微软雅黑 Light" w:hint="eastAsia"/>
                <w:b/>
                <w:sz w:val="22"/>
                <w:szCs w:val="22"/>
                <w:highlight w:val="yellow"/>
              </w:rPr>
              <w:t>子系统三：基于空间智能代理的</w:t>
            </w:r>
            <w:proofErr w:type="gramStart"/>
            <w:r w:rsidRPr="008611B7">
              <w:rPr>
                <w:rFonts w:ascii="微软雅黑 Light" w:eastAsia="微软雅黑 Light" w:hAnsi="微软雅黑 Light" w:hint="eastAsia"/>
                <w:b/>
                <w:sz w:val="22"/>
                <w:szCs w:val="22"/>
                <w:highlight w:val="yellow"/>
              </w:rPr>
              <w:t>语义锚点动态</w:t>
            </w:r>
            <w:proofErr w:type="gramEnd"/>
            <w:r w:rsidRPr="008611B7">
              <w:rPr>
                <w:rFonts w:ascii="微软雅黑 Light" w:eastAsia="微软雅黑 Light" w:hAnsi="微软雅黑 Light" w:hint="eastAsia"/>
                <w:b/>
                <w:sz w:val="22"/>
                <w:szCs w:val="22"/>
                <w:highlight w:val="yellow"/>
              </w:rPr>
              <w:t>生成子系统</w:t>
            </w:r>
            <w:ins w:id="364" w:author="kyx" w:date="2026-08-02T11:10:00Z" w16du:dateUtc="2026-08-02T03:10:00Z">
              <w:r w:rsidR="0073019C">
                <w:rPr>
                  <w:rFonts w:ascii="微软雅黑 Light" w:eastAsia="微软雅黑 Light" w:hAnsi="微软雅黑 Light" w:hint="eastAsia"/>
                  <w:b/>
                  <w:sz w:val="22"/>
                  <w:szCs w:val="22"/>
                  <w:highlight w:val="yellow"/>
                </w:rPr>
                <w:t>（</w:t>
              </w:r>
            </w:ins>
            <w:ins w:id="365" w:author="kyx" w:date="2026-08-04T21:25:00Z" w16du:dateUtc="2026-08-04T13:25:00Z">
              <w:r w:rsidR="008D2B89">
                <w:rPr>
                  <w:rFonts w:ascii="微软雅黑 Light" w:eastAsia="微软雅黑 Light" w:hAnsi="微软雅黑 Light" w:hint="eastAsia"/>
                  <w:b/>
                  <w:sz w:val="22"/>
                  <w:szCs w:val="22"/>
                  <w:highlight w:val="yellow"/>
                </w:rPr>
                <w:t>Q1，</w:t>
              </w:r>
            </w:ins>
            <w:ins w:id="366" w:author="kyx" w:date="2026-08-02T11:10:00Z" w16du:dateUtc="2026-08-02T03:10:00Z">
              <w:r w:rsidR="0073019C">
                <w:rPr>
                  <w:rFonts w:ascii="微软雅黑 Light" w:eastAsia="微软雅黑 Light" w:hAnsi="微软雅黑 Light" w:hint="eastAsia"/>
                  <w:b/>
                  <w:sz w:val="22"/>
                  <w:szCs w:val="22"/>
                  <w:highlight w:val="yellow"/>
                </w:rPr>
                <w:t>如何理解</w:t>
              </w:r>
              <w:proofErr w:type="gramStart"/>
              <w:r w:rsidR="0073019C">
                <w:rPr>
                  <w:rFonts w:ascii="微软雅黑 Light" w:eastAsia="微软雅黑 Light" w:hAnsi="微软雅黑 Light" w:hint="eastAsia"/>
                  <w:b/>
                  <w:sz w:val="22"/>
                  <w:szCs w:val="22"/>
                  <w:highlight w:val="yellow"/>
                </w:rPr>
                <w:t>语义锚点动态</w:t>
              </w:r>
            </w:ins>
            <w:proofErr w:type="gramEnd"/>
            <w:ins w:id="367" w:author="kyx" w:date="2026-08-04T20:55:00Z" w16du:dateUtc="2026-08-04T12:55:00Z">
              <w:r w:rsidR="00894D94">
                <w:rPr>
                  <w:rFonts w:ascii="微软雅黑 Light" w:eastAsia="微软雅黑 Light" w:hAnsi="微软雅黑 Light" w:hint="eastAsia"/>
                  <w:b/>
                  <w:sz w:val="22"/>
                  <w:szCs w:val="22"/>
                  <w:highlight w:val="yellow"/>
                </w:rPr>
                <w:t>生成，</w:t>
              </w:r>
            </w:ins>
            <w:ins w:id="368" w:author="kyx" w:date="2026-08-04T21:23:00Z" w16du:dateUtc="2026-08-04T13:23:00Z">
              <w:r w:rsidR="008D2B89">
                <w:rPr>
                  <w:rFonts w:ascii="微软雅黑 Light" w:eastAsia="微软雅黑 Light" w:hAnsi="微软雅黑 Light" w:hint="eastAsia"/>
                  <w:b/>
                  <w:sz w:val="22"/>
                  <w:szCs w:val="22"/>
                  <w:highlight w:val="yellow"/>
                </w:rPr>
                <w:t>最终子系统三的生成结果</w:t>
              </w:r>
            </w:ins>
            <w:ins w:id="369" w:author="kyx" w:date="2026-08-04T21:24:00Z" w16du:dateUtc="2026-08-04T13:24:00Z">
              <w:r w:rsidR="008D2B89">
                <w:rPr>
                  <w:rFonts w:ascii="微软雅黑 Light" w:eastAsia="微软雅黑 Light" w:hAnsi="微软雅黑 Light" w:hint="eastAsia"/>
                  <w:b/>
                  <w:sz w:val="22"/>
                  <w:szCs w:val="22"/>
                  <w:highlight w:val="yellow"/>
                </w:rPr>
                <w:t>是指标注出用户感兴趣的地点</w:t>
              </w:r>
            </w:ins>
            <w:ins w:id="370" w:author="kyx" w:date="2026-08-04T21:23:00Z" w16du:dateUtc="2026-08-04T13:23:00Z">
              <w:r w:rsidR="008D2B89">
                <w:rPr>
                  <w:rFonts w:ascii="微软雅黑 Light" w:eastAsia="微软雅黑 Light" w:hAnsi="微软雅黑 Light" w:hint="eastAsia"/>
                  <w:b/>
                  <w:sz w:val="22"/>
                  <w:szCs w:val="22"/>
                  <w:highlight w:val="yellow"/>
                </w:rPr>
                <w:t>？</w:t>
              </w:r>
            </w:ins>
            <w:ins w:id="371" w:author="kyx" w:date="2026-08-04T21:24:00Z" w16du:dateUtc="2026-08-04T13:24:00Z">
              <w:r w:rsidR="008D2B89">
                <w:rPr>
                  <w:rFonts w:ascii="微软雅黑 Light" w:eastAsia="微软雅黑 Light" w:hAnsi="微软雅黑 Light" w:hint="eastAsia"/>
                  <w:b/>
                  <w:sz w:val="22"/>
                  <w:szCs w:val="22"/>
                  <w:highlight w:val="yellow"/>
                </w:rPr>
                <w:t xml:space="preserve">进一步会基于用户感兴趣的地点进行虚实画面融合？ </w:t>
              </w:r>
            </w:ins>
            <w:ins w:id="372" w:author="kyx" w:date="2026-08-04T21:25:00Z" w16du:dateUtc="2026-08-04T13:25:00Z">
              <w:r w:rsidR="008D2B89">
                <w:rPr>
                  <w:rFonts w:ascii="微软雅黑 Light" w:eastAsia="微软雅黑 Light" w:hAnsi="微软雅黑 Light" w:hint="eastAsia"/>
                  <w:b/>
                  <w:sz w:val="22"/>
                  <w:szCs w:val="22"/>
                  <w:highlight w:val="yellow"/>
                </w:rPr>
                <w:t>Q2，</w:t>
              </w:r>
            </w:ins>
            <w:ins w:id="373" w:author="kyx" w:date="2026-08-04T21:24:00Z" w16du:dateUtc="2026-08-04T13:24:00Z">
              <w:r w:rsidR="008D2B89">
                <w:rPr>
                  <w:rFonts w:ascii="微软雅黑 Light" w:eastAsia="微软雅黑 Light" w:hAnsi="微软雅黑 Light" w:hint="eastAsia"/>
                  <w:b/>
                  <w:sz w:val="22"/>
                  <w:szCs w:val="22"/>
                  <w:highlight w:val="yellow"/>
                </w:rPr>
                <w:t>子系统三动态</w:t>
              </w:r>
            </w:ins>
            <w:ins w:id="374" w:author="kyx" w:date="2026-08-04T21:25:00Z" w16du:dateUtc="2026-08-04T13:25:00Z">
              <w:r w:rsidR="008D2B89">
                <w:rPr>
                  <w:rFonts w:ascii="微软雅黑 Light" w:eastAsia="微软雅黑 Light" w:hAnsi="微软雅黑 Light" w:hint="eastAsia"/>
                  <w:b/>
                  <w:sz w:val="22"/>
                  <w:szCs w:val="22"/>
                  <w:highlight w:val="yellow"/>
                </w:rPr>
                <w:t>生成的</w:t>
              </w:r>
              <w:proofErr w:type="gramStart"/>
              <w:r w:rsidR="008D2B89">
                <w:rPr>
                  <w:rFonts w:ascii="微软雅黑 Light" w:eastAsia="微软雅黑 Light" w:hAnsi="微软雅黑 Light" w:hint="eastAsia"/>
                  <w:b/>
                  <w:sz w:val="22"/>
                  <w:szCs w:val="22"/>
                  <w:highlight w:val="yellow"/>
                </w:rPr>
                <w:t>语义锚点</w:t>
              </w:r>
            </w:ins>
            <w:ins w:id="375" w:author="kyx" w:date="2026-08-04T20:55:00Z" w16du:dateUtc="2026-08-04T12:55:00Z">
              <w:r w:rsidR="00894D94">
                <w:rPr>
                  <w:rFonts w:ascii="微软雅黑 Light" w:eastAsia="微软雅黑 Light" w:hAnsi="微软雅黑 Light" w:hint="eastAsia"/>
                  <w:b/>
                  <w:sz w:val="22"/>
                  <w:szCs w:val="22"/>
                  <w:highlight w:val="yellow"/>
                </w:rPr>
                <w:t>与</w:t>
              </w:r>
              <w:proofErr w:type="gramEnd"/>
              <w:r w:rsidR="00894D94">
                <w:rPr>
                  <w:rFonts w:ascii="微软雅黑 Light" w:eastAsia="微软雅黑 Light" w:hAnsi="微软雅黑 Light" w:hint="eastAsia"/>
                  <w:b/>
                  <w:sz w:val="22"/>
                  <w:szCs w:val="22"/>
                  <w:highlight w:val="yellow"/>
                </w:rPr>
                <w:t>子系统二中的</w:t>
              </w:r>
              <w:proofErr w:type="gramStart"/>
              <w:r w:rsidR="00894D94">
                <w:rPr>
                  <w:rFonts w:ascii="微软雅黑 Light" w:eastAsia="微软雅黑 Light" w:hAnsi="微软雅黑 Light" w:hint="eastAsia"/>
                  <w:b/>
                  <w:sz w:val="22"/>
                  <w:szCs w:val="22"/>
                  <w:highlight w:val="yellow"/>
                </w:rPr>
                <w:t>虚拟锚点的</w:t>
              </w:r>
              <w:proofErr w:type="gramEnd"/>
              <w:r w:rsidR="00894D94">
                <w:rPr>
                  <w:rFonts w:ascii="微软雅黑 Light" w:eastAsia="微软雅黑 Light" w:hAnsi="微软雅黑 Light" w:hint="eastAsia"/>
                  <w:b/>
                  <w:sz w:val="22"/>
                  <w:szCs w:val="22"/>
                  <w:highlight w:val="yellow"/>
                </w:rPr>
                <w:t>关系是？</w:t>
              </w:r>
            </w:ins>
            <w:ins w:id="376" w:author="kyx" w:date="2026-08-02T11:10:00Z" w16du:dateUtc="2026-08-02T03:10:00Z">
              <w:r w:rsidR="0073019C">
                <w:rPr>
                  <w:rFonts w:ascii="微软雅黑 Light" w:eastAsia="微软雅黑 Light" w:hAnsi="微软雅黑 Light" w:hint="eastAsia"/>
                  <w:b/>
                  <w:sz w:val="22"/>
                  <w:szCs w:val="22"/>
                  <w:highlight w:val="yellow"/>
                </w:rPr>
                <w:t>）</w:t>
              </w:r>
            </w:ins>
          </w:p>
          <w:p w14:paraId="10339DE2" w14:textId="7D1BC011" w:rsidR="005E55A8" w:rsidRDefault="00000000">
            <w:pPr>
              <w:rPr>
                <w:rFonts w:ascii="微软雅黑 Light" w:eastAsia="微软雅黑 Light" w:hAnsi="微软雅黑 Light" w:hint="eastAsia"/>
                <w:b/>
                <w:sz w:val="22"/>
                <w:szCs w:val="22"/>
              </w:rPr>
            </w:pPr>
            <w:r w:rsidRPr="008611B7">
              <w:rPr>
                <w:rFonts w:ascii="微软雅黑 Light" w:eastAsia="微软雅黑 Light" w:hAnsi="微软雅黑 Light" w:hint="eastAsia"/>
                <w:b/>
                <w:sz w:val="22"/>
                <w:szCs w:val="22"/>
                <w:highlight w:val="green"/>
              </w:rPr>
              <w:t xml:space="preserve">核心架构：空间智能代理 + 多模态意图识别 + 语义化POI查询 + </w:t>
            </w:r>
            <w:proofErr w:type="gramStart"/>
            <w:r w:rsidRPr="008611B7">
              <w:rPr>
                <w:rFonts w:ascii="微软雅黑 Light" w:eastAsia="微软雅黑 Light" w:hAnsi="微软雅黑 Light" w:hint="eastAsia"/>
                <w:b/>
                <w:sz w:val="22"/>
                <w:szCs w:val="22"/>
                <w:highlight w:val="green"/>
              </w:rPr>
              <w:t>锚点生成</w:t>
            </w:r>
            <w:proofErr w:type="gramEnd"/>
            <w:r w:rsidRPr="008611B7">
              <w:rPr>
                <w:rFonts w:ascii="微软雅黑 Light" w:eastAsia="微软雅黑 Light" w:hAnsi="微软雅黑 Light" w:hint="eastAsia"/>
                <w:b/>
                <w:sz w:val="22"/>
                <w:szCs w:val="22"/>
                <w:highlight w:val="green"/>
              </w:rPr>
              <w:t xml:space="preserve"> + </w:t>
            </w:r>
            <w:proofErr w:type="spellStart"/>
            <w:r w:rsidRPr="008611B7">
              <w:rPr>
                <w:rFonts w:ascii="微软雅黑 Light" w:eastAsia="微软雅黑 Light" w:hAnsi="微软雅黑 Light" w:hint="eastAsia"/>
                <w:b/>
                <w:sz w:val="22"/>
                <w:szCs w:val="22"/>
                <w:highlight w:val="green"/>
              </w:rPr>
              <w:t>WebXR</w:t>
            </w:r>
            <w:proofErr w:type="spellEnd"/>
            <w:r w:rsidRPr="008611B7">
              <w:rPr>
                <w:rFonts w:ascii="微软雅黑 Light" w:eastAsia="微软雅黑 Light" w:hAnsi="微软雅黑 Light" w:hint="eastAsia"/>
                <w:b/>
                <w:sz w:val="22"/>
                <w:szCs w:val="22"/>
                <w:highlight w:val="green"/>
              </w:rPr>
              <w:t>虚实融合</w:t>
            </w:r>
            <w:ins w:id="377" w:author="kyx" w:date="2026-08-04T20:57:00Z" w16du:dateUtc="2026-08-04T12:57:00Z">
              <w:r w:rsidR="00894D94">
                <w:rPr>
                  <w:rFonts w:ascii="微软雅黑 Light" w:eastAsia="微软雅黑 Light" w:hAnsi="微软雅黑 Light" w:hint="eastAsia"/>
                  <w:b/>
                  <w:sz w:val="22"/>
                  <w:szCs w:val="22"/>
                  <w:highlight w:val="green"/>
                </w:rPr>
                <w:t>（看图</w:t>
              </w:r>
              <w:r w:rsidR="00894D94">
                <w:rPr>
                  <w:rFonts w:ascii="微软雅黑 Light" w:eastAsia="微软雅黑 Light" w:hAnsi="微软雅黑 Light" w:hint="eastAsia"/>
                  <w:b/>
                  <w:sz w:val="22"/>
                  <w:szCs w:val="22"/>
                  <w:highlight w:val="green"/>
                </w:rPr>
                <w:lastRenderedPageBreak/>
                <w:t>1，</w:t>
              </w:r>
            </w:ins>
            <w:ins w:id="378" w:author="kyx" w:date="2026-08-04T21:21:00Z" w16du:dateUtc="2026-08-04T13:21:00Z">
              <w:r w:rsidR="008D2B89">
                <w:rPr>
                  <w:rFonts w:ascii="微软雅黑 Light" w:eastAsia="微软雅黑 Light" w:hAnsi="微软雅黑 Light" w:hint="eastAsia"/>
                  <w:b/>
                  <w:sz w:val="22"/>
                  <w:szCs w:val="22"/>
                  <w:highlight w:val="green"/>
                </w:rPr>
                <w:t>示意的是</w:t>
              </w:r>
            </w:ins>
            <w:ins w:id="379" w:author="kyx" w:date="2026-08-04T20:57:00Z" w16du:dateUtc="2026-08-04T12:57:00Z">
              <w:r w:rsidR="00894D94">
                <w:rPr>
                  <w:rFonts w:ascii="微软雅黑 Light" w:eastAsia="微软雅黑 Light" w:hAnsi="微软雅黑 Light" w:hint="eastAsia"/>
                  <w:b/>
                  <w:sz w:val="22"/>
                  <w:szCs w:val="22"/>
                  <w:highlight w:val="green"/>
                </w:rPr>
                <w:t>子系统三就是空间智能代理，空间智能代理包括</w:t>
              </w:r>
              <w:r w:rsidR="00894D94" w:rsidRPr="008611B7">
                <w:rPr>
                  <w:rFonts w:ascii="微软雅黑 Light" w:eastAsia="微软雅黑 Light" w:hAnsi="微软雅黑 Light" w:hint="eastAsia"/>
                  <w:b/>
                  <w:sz w:val="22"/>
                  <w:szCs w:val="22"/>
                  <w:highlight w:val="green"/>
                </w:rPr>
                <w:t xml:space="preserve">多模态意图识别 + 语义化POI查询 + </w:t>
              </w:r>
              <w:proofErr w:type="gramStart"/>
              <w:r w:rsidR="00894D94" w:rsidRPr="008611B7">
                <w:rPr>
                  <w:rFonts w:ascii="微软雅黑 Light" w:eastAsia="微软雅黑 Light" w:hAnsi="微软雅黑 Light" w:hint="eastAsia"/>
                  <w:b/>
                  <w:sz w:val="22"/>
                  <w:szCs w:val="22"/>
                  <w:highlight w:val="green"/>
                </w:rPr>
                <w:t>锚点生成</w:t>
              </w:r>
              <w:proofErr w:type="gramEnd"/>
              <w:r w:rsidR="00894D94" w:rsidRPr="008611B7">
                <w:rPr>
                  <w:rFonts w:ascii="微软雅黑 Light" w:eastAsia="微软雅黑 Light" w:hAnsi="微软雅黑 Light" w:hint="eastAsia"/>
                  <w:b/>
                  <w:sz w:val="22"/>
                  <w:szCs w:val="22"/>
                  <w:highlight w:val="green"/>
                </w:rPr>
                <w:t xml:space="preserve"> + </w:t>
              </w:r>
              <w:proofErr w:type="spellStart"/>
              <w:r w:rsidR="00894D94" w:rsidRPr="008611B7">
                <w:rPr>
                  <w:rFonts w:ascii="微软雅黑 Light" w:eastAsia="微软雅黑 Light" w:hAnsi="微软雅黑 Light" w:hint="eastAsia"/>
                  <w:b/>
                  <w:sz w:val="22"/>
                  <w:szCs w:val="22"/>
                  <w:highlight w:val="green"/>
                </w:rPr>
                <w:t>WebXR</w:t>
              </w:r>
              <w:proofErr w:type="spellEnd"/>
              <w:r w:rsidR="00894D94" w:rsidRPr="008611B7">
                <w:rPr>
                  <w:rFonts w:ascii="微软雅黑 Light" w:eastAsia="微软雅黑 Light" w:hAnsi="微软雅黑 Light" w:hint="eastAsia"/>
                  <w:b/>
                  <w:sz w:val="22"/>
                  <w:szCs w:val="22"/>
                  <w:highlight w:val="green"/>
                </w:rPr>
                <w:t>虚实融合</w:t>
              </w:r>
              <w:r w:rsidR="00894D94">
                <w:rPr>
                  <w:rFonts w:ascii="微软雅黑 Light" w:eastAsia="微软雅黑 Light" w:hAnsi="微软雅黑 Light" w:hint="eastAsia"/>
                  <w:b/>
                  <w:sz w:val="22"/>
                  <w:szCs w:val="22"/>
                  <w:highlight w:val="green"/>
                </w:rPr>
                <w:t>？）</w:t>
              </w:r>
            </w:ins>
          </w:p>
          <w:p w14:paraId="273CA5D2" w14:textId="77777777" w:rsidR="005E55A8" w:rsidRDefault="00000000">
            <w:pPr>
              <w:jc w:val="center"/>
              <w:rPr>
                <w:rFonts w:ascii="微软雅黑 Light" w:eastAsia="微软雅黑 Light" w:hAnsi="微软雅黑 Light" w:hint="eastAsia"/>
                <w:b/>
                <w:sz w:val="22"/>
                <w:szCs w:val="22"/>
              </w:rPr>
            </w:pPr>
            <w:r>
              <w:rPr>
                <w:noProof/>
              </w:rPr>
              <w:drawing>
                <wp:inline distT="0" distB="0" distL="114300" distR="114300" wp14:anchorId="7B344C53" wp14:editId="2061016B">
                  <wp:extent cx="6388735" cy="1123950"/>
                  <wp:effectExtent l="0" t="0" r="12065" b="1905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4"/>
                          <a:stretch>
                            <a:fillRect/>
                          </a:stretch>
                        </pic:blipFill>
                        <pic:spPr>
                          <a:xfrm>
                            <a:off x="0" y="0"/>
                            <a:ext cx="6388735" cy="1123950"/>
                          </a:xfrm>
                          <a:prstGeom prst="rect">
                            <a:avLst/>
                          </a:prstGeom>
                          <a:noFill/>
                          <a:ln>
                            <a:noFill/>
                          </a:ln>
                        </pic:spPr>
                      </pic:pic>
                    </a:graphicData>
                  </a:graphic>
                </wp:inline>
              </w:drawing>
            </w:r>
          </w:p>
          <w:p w14:paraId="5CB21E0A" w14:textId="77777777" w:rsidR="005E55A8" w:rsidRDefault="00000000">
            <w:pPr>
              <w:jc w:val="cente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图4：多模态意图识别</w:t>
            </w:r>
            <w:proofErr w:type="gramStart"/>
            <w:r>
              <w:rPr>
                <w:rFonts w:ascii="微软雅黑 Light" w:eastAsia="微软雅黑 Light" w:hAnsi="微软雅黑 Light" w:hint="eastAsia"/>
                <w:b/>
                <w:sz w:val="22"/>
                <w:szCs w:val="22"/>
              </w:rPr>
              <w:t>与锚点生成</w:t>
            </w:r>
            <w:proofErr w:type="gramEnd"/>
            <w:r>
              <w:rPr>
                <w:rFonts w:ascii="微软雅黑 Light" w:eastAsia="微软雅黑 Light" w:hAnsi="微软雅黑 Light" w:hint="eastAsia"/>
                <w:b/>
                <w:sz w:val="22"/>
                <w:szCs w:val="22"/>
              </w:rPr>
              <w:t>流程图</w:t>
            </w:r>
          </w:p>
          <w:p w14:paraId="38373AAD"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4说明：本图展示空间智能代理子系统从意图感知到场景渲染的完整流程，分为四层结构。**输入层**：四路模态信号分别赋予固定权重（语音0.4、交互日志0.3、用户轨迹0.2、环境上下文0.1），反映各信道对用户意图表达能力的可靠性差异。**意图层**：各模态置信度加权求和，当总置信度达到0.7阈值时触发`</w:t>
            </w:r>
            <w:proofErr w:type="spellStart"/>
            <w:r>
              <w:rPr>
                <w:rFonts w:ascii="微软雅黑 Light" w:eastAsia="微软雅黑 Light" w:hAnsi="微软雅黑 Light" w:hint="eastAsia"/>
                <w:b/>
                <w:sz w:val="22"/>
                <w:szCs w:val="22"/>
              </w:rPr>
              <w:t>intentRecognized</w:t>
            </w:r>
            <w:proofErr w:type="spellEnd"/>
            <w:r>
              <w:rPr>
                <w:rFonts w:ascii="微软雅黑 Light" w:eastAsia="微软雅黑 Light" w:hAnsi="微软雅黑 Light" w:hint="eastAsia"/>
                <w:b/>
                <w:sz w:val="22"/>
                <w:szCs w:val="22"/>
              </w:rPr>
              <w:t>`事件，否则持续监听；该阈值设计避免低置信度噪声误触发。**查询层**：根据意图类别自适应调整空间查询半径——教育</w:t>
            </w:r>
            <w:proofErr w:type="gramStart"/>
            <w:r>
              <w:rPr>
                <w:rFonts w:ascii="微软雅黑 Light" w:eastAsia="微软雅黑 Light" w:hAnsi="微软雅黑 Light" w:hint="eastAsia"/>
                <w:b/>
                <w:sz w:val="22"/>
                <w:szCs w:val="22"/>
              </w:rPr>
              <w:t>类扩大</w:t>
            </w:r>
            <w:proofErr w:type="gramEnd"/>
            <w:r>
              <w:rPr>
                <w:rFonts w:ascii="微软雅黑 Light" w:eastAsia="微软雅黑 Light" w:hAnsi="微软雅黑 Light" w:hint="eastAsia"/>
                <w:b/>
                <w:sz w:val="22"/>
                <w:szCs w:val="22"/>
              </w:rPr>
              <w:t>至3km（考虑家长接送出行范围），医疗类收窄至1km（应急需求），商业类500m（日常步行圈）；使用Haversine公式精确计算球面距离进行空间过滤，并以距离权重0.7+语义相关性0.3综合排序返回Top-10 POI。**生成层**：POI坐标经Web Mercator投影转换为Three.js世界坐标，按意图类别加载对应GLTF模型并生成情境化虚拟场景（学区围栏、动态放学场景、急救路线、商圈热力图等），最终通过</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 xml:space="preserve"> Lighting Estimation API和Depth Sensing API实现光照一致与深度遮挡，完成虚实空间的精确融合。</w:t>
            </w:r>
          </w:p>
          <w:p w14:paraId="39D2DEE8" w14:textId="77777777" w:rsidR="005E55A8" w:rsidRDefault="005E55A8">
            <w:pPr>
              <w:rPr>
                <w:rFonts w:ascii="微软雅黑 Light" w:eastAsia="微软雅黑 Light" w:hAnsi="微软雅黑 Light" w:hint="eastAsia"/>
                <w:b/>
                <w:sz w:val="22"/>
                <w:szCs w:val="22"/>
              </w:rPr>
            </w:pPr>
          </w:p>
          <w:p w14:paraId="69BE3EE0" w14:textId="47F0E633"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（1）空间智能代理（SPATIAL-AGENT）</w:t>
            </w:r>
            <w:ins w:id="380" w:author="kyx" w:date="2026-08-02T09:58:00Z" w16du:dateUtc="2026-08-02T01:58:00Z">
              <w:r w:rsidR="00C41365">
                <w:rPr>
                  <w:rFonts w:ascii="微软雅黑 Light" w:eastAsia="微软雅黑 Light" w:hAnsi="微软雅黑 Light" w:hint="eastAsia"/>
                  <w:b/>
                  <w:color w:val="0070C0"/>
                  <w:sz w:val="22"/>
                  <w:szCs w:val="22"/>
                </w:rPr>
                <w:t>（</w:t>
              </w:r>
            </w:ins>
            <w:ins w:id="381" w:author="kyx" w:date="2026-08-02T10:01:00Z" w16du:dateUtc="2026-08-02T02:01:00Z">
              <w:r w:rsidR="00C41365">
                <w:rPr>
                  <w:rFonts w:ascii="微软雅黑 Light" w:eastAsia="微软雅黑 Light" w:hAnsi="微软雅黑 Light" w:hint="eastAsia"/>
                  <w:b/>
                  <w:color w:val="0070C0"/>
                  <w:sz w:val="22"/>
                  <w:szCs w:val="22"/>
                </w:rPr>
                <w:t>如何理解空间智能代理，其作用是</w:t>
              </w:r>
            </w:ins>
            <w:ins w:id="382" w:author="kyx" w:date="2026-08-02T10:07:00Z" w16du:dateUtc="2026-08-02T02:07:00Z">
              <w:r w:rsidR="00C41365">
                <w:rPr>
                  <w:rFonts w:ascii="微软雅黑 Light" w:eastAsia="微软雅黑 Light" w:hAnsi="微软雅黑 Light" w:hint="eastAsia"/>
                  <w:b/>
                  <w:color w:val="0070C0"/>
                  <w:sz w:val="22"/>
                  <w:szCs w:val="22"/>
                </w:rPr>
                <w:t>基于用户意图生成虚拟场景，将虚拟场景</w:t>
              </w:r>
            </w:ins>
            <w:ins w:id="383" w:author="kyx" w:date="2026-08-02T10:08:00Z" w16du:dateUtc="2026-08-02T02:08:00Z">
              <w:r w:rsidR="00C41365">
                <w:rPr>
                  <w:rFonts w:ascii="微软雅黑 Light" w:eastAsia="微软雅黑 Light" w:hAnsi="微软雅黑 Light" w:hint="eastAsia"/>
                  <w:b/>
                  <w:color w:val="0070C0"/>
                  <w:sz w:val="22"/>
                  <w:szCs w:val="22"/>
                </w:rPr>
                <w:t>与实际场景相叠加</w:t>
              </w:r>
            </w:ins>
            <w:ins w:id="384" w:author="kyx" w:date="2026-08-02T10:07:00Z" w16du:dateUtc="2026-08-02T02:07:00Z">
              <w:r w:rsidR="00C41365">
                <w:rPr>
                  <w:rFonts w:ascii="微软雅黑 Light" w:eastAsia="微软雅黑 Light" w:hAnsi="微软雅黑 Light" w:hint="eastAsia"/>
                  <w:b/>
                  <w:color w:val="0070C0"/>
                  <w:sz w:val="22"/>
                  <w:szCs w:val="22"/>
                </w:rPr>
                <w:t>显示在</w:t>
              </w:r>
            </w:ins>
            <w:ins w:id="385" w:author="kyx" w:date="2026-08-02T10:08:00Z" w16du:dateUtc="2026-08-02T02:08:00Z">
              <w:r w:rsidR="00C41365">
                <w:rPr>
                  <w:rFonts w:ascii="微软雅黑 Light" w:eastAsia="微软雅黑 Light" w:hAnsi="微软雅黑 Light" w:hint="eastAsia"/>
                  <w:b/>
                  <w:color w:val="0070C0"/>
                  <w:sz w:val="22"/>
                  <w:szCs w:val="22"/>
                </w:rPr>
                <w:t>移动端界面上</w:t>
              </w:r>
            </w:ins>
            <w:ins w:id="386" w:author="kyx" w:date="2026-08-02T10:01:00Z" w16du:dateUtc="2026-08-02T02:01:00Z">
              <w:r w:rsidR="00C41365">
                <w:rPr>
                  <w:rFonts w:ascii="微软雅黑 Light" w:eastAsia="微软雅黑 Light" w:hAnsi="微软雅黑 Light" w:hint="eastAsia"/>
                  <w:b/>
                  <w:color w:val="0070C0"/>
                  <w:sz w:val="22"/>
                  <w:szCs w:val="22"/>
                </w:rPr>
                <w:t>？</w:t>
              </w:r>
            </w:ins>
            <w:ins w:id="387" w:author="kyx" w:date="2026-08-02T09:58:00Z" w16du:dateUtc="2026-08-02T01:58:00Z">
              <w:r w:rsidR="00C41365">
                <w:rPr>
                  <w:rFonts w:ascii="微软雅黑 Light" w:eastAsia="微软雅黑 Light" w:hAnsi="微软雅黑 Light" w:hint="eastAsia"/>
                  <w:b/>
                  <w:color w:val="0070C0"/>
                  <w:sz w:val="22"/>
                  <w:szCs w:val="22"/>
                </w:rPr>
                <w:t>）</w:t>
              </w:r>
            </w:ins>
          </w:p>
          <w:p w14:paraId="427EF3FD"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自主性：无需用户显式指令，根据交互行为和AR画面特征主动推断意图；</w:t>
            </w:r>
          </w:p>
          <w:p w14:paraId="1B62F7DF"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反应性：实时响应用户语音输入、按钮点击、视线焦点变化；</w:t>
            </w:r>
          </w:p>
          <w:p w14:paraId="3ECBDA03"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主动性：自动生成情境化虚拟场景（虚拟学区围栏、动态放学场景、周边配套3D模型）；</w:t>
            </w:r>
          </w:p>
          <w:p w14:paraId="2D77812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事件驱动架构：通过</w:t>
            </w:r>
            <w:proofErr w:type="spellStart"/>
            <w:r>
              <w:rPr>
                <w:rFonts w:ascii="微软雅黑 Light" w:eastAsia="微软雅黑 Light" w:hAnsi="微软雅黑 Light" w:hint="eastAsia"/>
                <w:b/>
                <w:sz w:val="22"/>
                <w:szCs w:val="22"/>
              </w:rPr>
              <w:t>intentRecognized</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queryPOI</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poiQueryComplete</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anchorGenerated</w:t>
            </w:r>
            <w:proofErr w:type="spellEnd"/>
            <w:r>
              <w:rPr>
                <w:rFonts w:ascii="微软雅黑 Light" w:eastAsia="微软雅黑 Light" w:hAnsi="微软雅黑 Light" w:hint="eastAsia"/>
                <w:b/>
                <w:sz w:val="22"/>
                <w:szCs w:val="22"/>
              </w:rPr>
              <w:t>事件链协调各模块工作流。</w:t>
            </w:r>
          </w:p>
          <w:p w14:paraId="5CA37E40" w14:textId="77777777" w:rsidR="005E55A8" w:rsidRDefault="005E55A8">
            <w:pPr>
              <w:rPr>
                <w:rFonts w:ascii="微软雅黑 Light" w:eastAsia="微软雅黑 Light" w:hAnsi="微软雅黑 Light" w:hint="eastAsia"/>
                <w:b/>
                <w:sz w:val="22"/>
                <w:szCs w:val="22"/>
              </w:rPr>
            </w:pPr>
          </w:p>
          <w:p w14:paraId="072F5477" w14:textId="77777777"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（2）多模态意图识别模块（INTENT-001）</w:t>
            </w:r>
          </w:p>
          <w:p w14:paraId="3DC80C5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语音输入（权重0.4）：Web Speech API捕获语音指令（中文</w:t>
            </w:r>
            <w:proofErr w:type="spellStart"/>
            <w:r>
              <w:rPr>
                <w:rFonts w:ascii="微软雅黑 Light" w:eastAsia="微软雅黑 Light" w:hAnsi="微软雅黑 Light" w:hint="eastAsia"/>
                <w:b/>
                <w:sz w:val="22"/>
                <w:szCs w:val="22"/>
              </w:rPr>
              <w:t>zh</w:t>
            </w:r>
            <w:proofErr w:type="spellEnd"/>
            <w:r>
              <w:rPr>
                <w:rFonts w:ascii="微软雅黑 Light" w:eastAsia="微软雅黑 Light" w:hAnsi="微软雅黑 Light" w:hint="eastAsia"/>
                <w:b/>
                <w:sz w:val="22"/>
                <w:szCs w:val="22"/>
              </w:rPr>
              <w:t>-CN），提取关键词匹配意图类别；</w:t>
            </w:r>
          </w:p>
          <w:p w14:paraId="3E8DEE13" w14:textId="70B0180E"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交互日志（权重0.3）：React/DOM事件处理器捕获按钮点击，统计点击频率和序列</w:t>
            </w:r>
            <w:ins w:id="388" w:author="kyx" w:date="2026-08-02T10:08:00Z" w16du:dateUtc="2026-08-02T02:08:00Z">
              <w:r w:rsidR="00244247">
                <w:rPr>
                  <w:rFonts w:ascii="微软雅黑 Light" w:eastAsia="微软雅黑 Light" w:hAnsi="微软雅黑 Light" w:hint="eastAsia"/>
                  <w:b/>
                  <w:sz w:val="22"/>
                  <w:szCs w:val="22"/>
                </w:rPr>
                <w:t>（能否进一步说明交互日志是什么，是历史</w:t>
              </w:r>
            </w:ins>
            <w:ins w:id="389" w:author="kyx" w:date="2026-08-02T10:09:00Z" w16du:dateUtc="2026-08-02T02:09:00Z">
              <w:r w:rsidR="00244247">
                <w:rPr>
                  <w:rFonts w:ascii="微软雅黑 Light" w:eastAsia="微软雅黑 Light" w:hAnsi="微软雅黑 Light" w:hint="eastAsia"/>
                  <w:b/>
                  <w:sz w:val="22"/>
                  <w:szCs w:val="22"/>
                </w:rPr>
                <w:t>一段时间内的用户交互行为么，比如点击哪个APP控件之类？点击频率和序列如何理解？</w:t>
              </w:r>
            </w:ins>
            <w:ins w:id="390" w:author="kyx" w:date="2026-08-02T10:08:00Z" w16du:dateUtc="2026-08-02T02:08:00Z">
              <w:r w:rsidR="00244247">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
          <w:p w14:paraId="65F31688"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用户轨迹（权重0.2）：分析最近5分钟移动路径和停留点，识别用户兴趣区域；</w:t>
            </w:r>
          </w:p>
          <w:p w14:paraId="39B4521F"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环境上下文（权重0.1）：结合当前时间、GPS位置、天气等环境信息；</w:t>
            </w:r>
          </w:p>
          <w:p w14:paraId="55BF4C9F" w14:textId="6024C978"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融合策略：各模态置信度加权求和，输出意图类别（QUERY_SCHOOLS/QUERY_HOSPITALS/QUERY_MALLS等）和置信度，置信度≥0.7时触发</w:t>
            </w:r>
            <w:proofErr w:type="spellStart"/>
            <w:r>
              <w:rPr>
                <w:rFonts w:ascii="微软雅黑 Light" w:eastAsia="微软雅黑 Light" w:hAnsi="微软雅黑 Light" w:hint="eastAsia"/>
                <w:b/>
                <w:sz w:val="22"/>
                <w:szCs w:val="22"/>
              </w:rPr>
              <w:t>intentRecognized</w:t>
            </w:r>
            <w:proofErr w:type="spellEnd"/>
            <w:r>
              <w:rPr>
                <w:rFonts w:ascii="微软雅黑 Light" w:eastAsia="微软雅黑 Light" w:hAnsi="微软雅黑 Light" w:hint="eastAsia"/>
                <w:b/>
                <w:sz w:val="22"/>
                <w:szCs w:val="22"/>
              </w:rPr>
              <w:t>事件。</w:t>
            </w:r>
            <w:ins w:id="391" w:author="kyx" w:date="2026-08-02T10:10:00Z" w16du:dateUtc="2026-08-02T02:10:00Z">
              <w:r w:rsidR="00244247">
                <w:rPr>
                  <w:rFonts w:ascii="微软雅黑 Light" w:eastAsia="微软雅黑 Light" w:hAnsi="微软雅黑 Light" w:hint="eastAsia"/>
                  <w:b/>
                  <w:sz w:val="22"/>
                  <w:szCs w:val="22"/>
                </w:rPr>
                <w:t>（意图类别是指用户意图查找的目的地类别么？能否给个</w:t>
              </w:r>
            </w:ins>
            <w:ins w:id="392" w:author="kyx" w:date="2026-08-02T10:11:00Z" w16du:dateUtc="2026-08-02T02:11:00Z">
              <w:r w:rsidR="00244247">
                <w:rPr>
                  <w:rFonts w:ascii="微软雅黑 Light" w:eastAsia="微软雅黑 Light" w:hAnsi="微软雅黑 Light" w:hint="eastAsia"/>
                  <w:b/>
                  <w:sz w:val="22"/>
                  <w:szCs w:val="22"/>
                </w:rPr>
                <w:t>具体示例</w:t>
              </w:r>
            </w:ins>
            <w:ins w:id="393" w:author="kyx" w:date="2026-08-02T10:10:00Z" w16du:dateUtc="2026-08-02T02:10:00Z">
              <w:r w:rsidR="00244247">
                <w:rPr>
                  <w:rFonts w:ascii="微软雅黑 Light" w:eastAsia="微软雅黑 Light" w:hAnsi="微软雅黑 Light" w:hint="eastAsia"/>
                  <w:b/>
                  <w:sz w:val="22"/>
                  <w:szCs w:val="22"/>
                </w:rPr>
                <w:t>说明</w:t>
              </w:r>
            </w:ins>
            <w:ins w:id="394" w:author="kyx" w:date="2026-08-02T10:11:00Z" w16du:dateUtc="2026-08-02T02:11:00Z">
              <w:r w:rsidR="00244247">
                <w:rPr>
                  <w:rFonts w:ascii="微软雅黑 Light" w:eastAsia="微软雅黑 Light" w:hAnsi="微软雅黑 Light" w:hint="eastAsia"/>
                  <w:b/>
                  <w:sz w:val="22"/>
                  <w:szCs w:val="22"/>
                </w:rPr>
                <w:t>，比如用户语音输入什么信息，交互日志包含什么信息，轨迹是什么，环境上下文是什么，然后得到的用户意图类别是什么</w:t>
              </w:r>
            </w:ins>
            <w:ins w:id="395" w:author="kyx" w:date="2026-08-02T10:10:00Z" w16du:dateUtc="2026-08-02T02:10:00Z">
              <w:r w:rsidR="00244247">
                <w:rPr>
                  <w:rFonts w:ascii="微软雅黑 Light" w:eastAsia="微软雅黑 Light" w:hAnsi="微软雅黑 Light" w:hint="eastAsia"/>
                  <w:b/>
                  <w:sz w:val="22"/>
                  <w:szCs w:val="22"/>
                </w:rPr>
                <w:t>）</w:t>
              </w:r>
            </w:ins>
          </w:p>
          <w:p w14:paraId="26EB560A" w14:textId="77777777" w:rsidR="005E55A8" w:rsidRDefault="005E55A8">
            <w:pPr>
              <w:rPr>
                <w:rFonts w:ascii="微软雅黑 Light" w:eastAsia="微软雅黑 Light" w:hAnsi="微软雅黑 Light" w:hint="eastAsia"/>
                <w:b/>
                <w:sz w:val="22"/>
                <w:szCs w:val="22"/>
              </w:rPr>
            </w:pPr>
          </w:p>
          <w:p w14:paraId="2D509527" w14:textId="77777777"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（3）语义</w:t>
            </w:r>
            <w:proofErr w:type="gramStart"/>
            <w:r w:rsidRPr="008611B7">
              <w:rPr>
                <w:rFonts w:ascii="微软雅黑 Light" w:eastAsia="微软雅黑 Light" w:hAnsi="微软雅黑 Light" w:hint="eastAsia"/>
                <w:b/>
                <w:color w:val="0070C0"/>
                <w:sz w:val="22"/>
                <w:szCs w:val="22"/>
              </w:rPr>
              <w:t>化空间</w:t>
            </w:r>
            <w:proofErr w:type="gramEnd"/>
            <w:r w:rsidRPr="008611B7">
              <w:rPr>
                <w:rFonts w:ascii="微软雅黑 Light" w:eastAsia="微软雅黑 Light" w:hAnsi="微软雅黑 Light" w:hint="eastAsia"/>
                <w:b/>
                <w:color w:val="0070C0"/>
                <w:sz w:val="22"/>
                <w:szCs w:val="22"/>
              </w:rPr>
              <w:t>查询模块</w:t>
            </w:r>
          </w:p>
          <w:p w14:paraId="0776B2A4"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从子系统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事件获取用户当前WGS84坐标；</w:t>
            </w:r>
          </w:p>
          <w:p w14:paraId="6FAFFD44"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意图驱动的查询范围调整：教育类查询扩大半径至3km，医疗类缩小至1km，商业类500m；</w:t>
            </w:r>
          </w:p>
          <w:p w14:paraId="4D9402AD"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使用Haversine公式计算距离进行空间过滤，按语义类别映射过滤category字段；</w:t>
            </w:r>
          </w:p>
          <w:p w14:paraId="4237931F" w14:textId="4835A954"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综合排序：距离权重0.7</w:t>
            </w:r>
            <w:ins w:id="396" w:author="kyx" w:date="2026-08-04T21:22:00Z" w16du:dateUtc="2026-08-04T13:22:00Z">
              <w:r w:rsidR="008D2B89">
                <w:rPr>
                  <w:rFonts w:ascii="微软雅黑 Light" w:eastAsia="微软雅黑 Light" w:hAnsi="微软雅黑 Light" w:hint="eastAsia"/>
                  <w:b/>
                  <w:sz w:val="22"/>
                  <w:szCs w:val="22"/>
                </w:rPr>
                <w:t>（距离是指候选地点与用户</w:t>
              </w:r>
            </w:ins>
            <w:ins w:id="397" w:author="kyx" w:date="2026-08-04T21:23:00Z" w16du:dateUtc="2026-08-04T13:23:00Z">
              <w:r w:rsidR="008D2B89">
                <w:rPr>
                  <w:rFonts w:ascii="微软雅黑 Light" w:eastAsia="微软雅黑 Light" w:hAnsi="微软雅黑 Light" w:hint="eastAsia"/>
                  <w:b/>
                  <w:sz w:val="22"/>
                  <w:szCs w:val="22"/>
                </w:rPr>
                <w:t>位置之间的距离？</w:t>
              </w:r>
            </w:ins>
            <w:ins w:id="398" w:author="kyx" w:date="2026-08-04T21:22:00Z" w16du:dateUtc="2026-08-04T13:22:00Z">
              <w:r w:rsidR="008D2B89">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 xml:space="preserve"> + 相关性</w:t>
            </w:r>
            <w:ins w:id="399" w:author="kyx" w:date="2026-08-02T10:18:00Z" w16du:dateUtc="2026-08-02T02:18:00Z">
              <w:r w:rsidR="00244247">
                <w:rPr>
                  <w:rFonts w:ascii="微软雅黑 Light" w:eastAsia="微软雅黑 Light" w:hAnsi="微软雅黑 Light" w:hint="eastAsia"/>
                  <w:b/>
                  <w:sz w:val="22"/>
                  <w:szCs w:val="22"/>
                </w:rPr>
                <w:t>（相关性是指候选地点与用户意图地点之间的相关性？）</w:t>
              </w:r>
            </w:ins>
            <w:r>
              <w:rPr>
                <w:rFonts w:ascii="微软雅黑 Light" w:eastAsia="微软雅黑 Light" w:hAnsi="微软雅黑 Light" w:hint="eastAsia"/>
                <w:b/>
                <w:sz w:val="22"/>
                <w:szCs w:val="22"/>
              </w:rPr>
              <w:t>权重0.3，返回Top-10 POI列表；</w:t>
            </w:r>
          </w:p>
          <w:p w14:paraId="6913D1CB"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POI数据源：自建数据库（手动采集，特定城市，约10万条，每半年更新），数据结构 {id, name, location: {</w:t>
            </w:r>
            <w:proofErr w:type="spellStart"/>
            <w:r>
              <w:rPr>
                <w:rFonts w:ascii="微软雅黑 Light" w:eastAsia="微软雅黑 Light" w:hAnsi="微软雅黑 Light" w:hint="eastAsia"/>
                <w:b/>
                <w:sz w:val="22"/>
                <w:szCs w:val="22"/>
              </w:rPr>
              <w:t>lat</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 category, description}。</w:t>
            </w:r>
          </w:p>
          <w:p w14:paraId="3864482A" w14:textId="77777777" w:rsidR="005E55A8" w:rsidRDefault="005E55A8">
            <w:pPr>
              <w:rPr>
                <w:rFonts w:ascii="微软雅黑 Light" w:eastAsia="微软雅黑 Light" w:hAnsi="微软雅黑 Light" w:hint="eastAsia"/>
                <w:b/>
                <w:sz w:val="22"/>
                <w:szCs w:val="22"/>
              </w:rPr>
            </w:pPr>
          </w:p>
          <w:p w14:paraId="7A3150EA" w14:textId="77777777"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（4）</w:t>
            </w:r>
            <w:proofErr w:type="gramStart"/>
            <w:r w:rsidRPr="008611B7">
              <w:rPr>
                <w:rFonts w:ascii="微软雅黑 Light" w:eastAsia="微软雅黑 Light" w:hAnsi="微软雅黑 Light" w:hint="eastAsia"/>
                <w:b/>
                <w:color w:val="0070C0"/>
                <w:sz w:val="22"/>
                <w:szCs w:val="22"/>
              </w:rPr>
              <w:t>语义锚点生成</w:t>
            </w:r>
            <w:proofErr w:type="gramEnd"/>
            <w:r w:rsidRPr="008611B7">
              <w:rPr>
                <w:rFonts w:ascii="微软雅黑 Light" w:eastAsia="微软雅黑 Light" w:hAnsi="微软雅黑 Light" w:hint="eastAsia"/>
                <w:b/>
                <w:color w:val="0070C0"/>
                <w:sz w:val="22"/>
                <w:szCs w:val="22"/>
              </w:rPr>
              <w:t>与放置模块</w:t>
            </w:r>
          </w:p>
          <w:p w14:paraId="50FA2328" w14:textId="1712FB65"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坐标转换：利用子系统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建立的Web Mercator坐标系，将POI的WGS84经纬度转换为Three.js</w:t>
            </w:r>
            <w:ins w:id="400" w:author="kyx" w:date="2026-08-04T21:07:00Z" w16du:dateUtc="2026-08-04T13:07:00Z">
              <w:r w:rsidR="00D11214">
                <w:rPr>
                  <w:rFonts w:ascii="微软雅黑 Light" w:eastAsia="微软雅黑 Light" w:hAnsi="微软雅黑 Light" w:hint="eastAsia"/>
                  <w:b/>
                  <w:sz w:val="22"/>
                  <w:szCs w:val="22"/>
                </w:rPr>
                <w:t>（3D引擎）</w:t>
              </w:r>
            </w:ins>
            <w:r>
              <w:rPr>
                <w:rFonts w:ascii="微软雅黑 Light" w:eastAsia="微软雅黑 Light" w:hAnsi="微软雅黑 Light" w:hint="eastAsia"/>
                <w:b/>
                <w:sz w:val="22"/>
                <w:szCs w:val="22"/>
              </w:rPr>
              <w:t>世界坐标</w:t>
            </w:r>
            <w:ins w:id="401" w:author="kyx" w:date="2026-08-02T10:19:00Z" w16du:dateUtc="2026-08-02T02:19:00Z">
              <w:r w:rsidR="003E1DC9">
                <w:rPr>
                  <w:rFonts w:ascii="微软雅黑 Light" w:eastAsia="微软雅黑 Light" w:hAnsi="微软雅黑 Light" w:hint="eastAsia"/>
                  <w:b/>
                  <w:sz w:val="22"/>
                  <w:szCs w:val="22"/>
                </w:rPr>
                <w:t>（</w:t>
              </w:r>
            </w:ins>
            <w:ins w:id="402" w:author="kyx" w:date="2026-08-04T21:06:00Z" w16du:dateUtc="2026-08-04T13:06:00Z">
              <w:r w:rsidR="00D11214">
                <w:rPr>
                  <w:rFonts w:ascii="微软雅黑 Light" w:eastAsia="微软雅黑 Light" w:hAnsi="微软雅黑 Light" w:hint="eastAsia"/>
                  <w:b/>
                  <w:sz w:val="22"/>
                  <w:szCs w:val="22"/>
                </w:rPr>
                <w:t>是指</w:t>
              </w:r>
            </w:ins>
            <w:ins w:id="403" w:author="kyx" w:date="2026-08-02T10:19:00Z" w16du:dateUtc="2026-08-02T02:19:00Z">
              <w:r w:rsidR="003E1DC9">
                <w:rPr>
                  <w:rFonts w:ascii="微软雅黑 Light" w:eastAsia="微软雅黑 Light" w:hAnsi="微软雅黑 Light" w:hint="eastAsia"/>
                  <w:b/>
                  <w:sz w:val="22"/>
                  <w:szCs w:val="22"/>
                </w:rPr>
                <w:t>将真实地理坐标转换为三维虚拟</w:t>
              </w:r>
            </w:ins>
            <w:ins w:id="404" w:author="kyx" w:date="2026-08-04T21:05:00Z" w16du:dateUtc="2026-08-04T13:05:00Z">
              <w:r w:rsidR="00D11214">
                <w:rPr>
                  <w:rFonts w:ascii="微软雅黑 Light" w:eastAsia="微软雅黑 Light" w:hAnsi="微软雅黑 Light" w:hint="eastAsia"/>
                  <w:b/>
                  <w:sz w:val="22"/>
                  <w:szCs w:val="22"/>
                </w:rPr>
                <w:t>场景</w:t>
              </w:r>
            </w:ins>
            <w:ins w:id="405" w:author="kyx" w:date="2026-08-02T10:19:00Z" w16du:dateUtc="2026-08-02T02:19:00Z">
              <w:r w:rsidR="003E1DC9">
                <w:rPr>
                  <w:rFonts w:ascii="微软雅黑 Light" w:eastAsia="微软雅黑 Light" w:hAnsi="微软雅黑 Light" w:hint="eastAsia"/>
                  <w:b/>
                  <w:sz w:val="22"/>
                  <w:szCs w:val="22"/>
                </w:rPr>
                <w:t>坐标</w:t>
              </w:r>
            </w:ins>
            <w:ins w:id="406" w:author="kyx" w:date="2026-08-04T21:06:00Z" w16du:dateUtc="2026-08-04T13:06:00Z">
              <w:r w:rsidR="00D11214">
                <w:rPr>
                  <w:rFonts w:ascii="微软雅黑 Light" w:eastAsia="微软雅黑 Light" w:hAnsi="微软雅黑 Light" w:hint="eastAsia"/>
                  <w:b/>
                  <w:sz w:val="22"/>
                  <w:szCs w:val="22"/>
                </w:rPr>
                <w:t>么</w:t>
              </w:r>
            </w:ins>
            <w:ins w:id="407" w:author="kyx" w:date="2026-08-02T10:19:00Z" w16du:dateUtc="2026-08-02T02:19:00Z">
              <w:r w:rsidR="003E1DC9">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
          <w:p w14:paraId="2723A30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deltaX</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 xml:space="preserve"> - lon_0) × 111320 × cos(</w:t>
            </w:r>
            <w:proofErr w:type="spellStart"/>
            <w:r>
              <w:rPr>
                <w:rFonts w:ascii="微软雅黑 Light" w:eastAsia="微软雅黑 Light" w:hAnsi="微软雅黑 Light" w:hint="eastAsia"/>
                <w:b/>
                <w:sz w:val="22"/>
                <w:szCs w:val="22"/>
              </w:rPr>
              <w:t>userLat</w:t>
            </w:r>
            <w:proofErr w:type="spellEnd"/>
            <w:r>
              <w:rPr>
                <w:rFonts w:ascii="微软雅黑 Light" w:eastAsia="微软雅黑 Light" w:hAnsi="微软雅黑 Light" w:hint="eastAsia"/>
                <w:b/>
                <w:sz w:val="22"/>
                <w:szCs w:val="22"/>
              </w:rPr>
              <w:t xml:space="preserve"> × π/180)</w:t>
            </w:r>
          </w:p>
          <w:p w14:paraId="0BE23A0B" w14:textId="77777777" w:rsidR="002D6435" w:rsidRDefault="00000000">
            <w:pPr>
              <w:rPr>
                <w:ins w:id="408" w:author="kyx" w:date="2026-08-05T07:30:00Z" w16du:dateUtc="2026-08-04T23:30:00Z"/>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deltaZ</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lat</w:t>
            </w:r>
            <w:proofErr w:type="spellEnd"/>
            <w:r>
              <w:rPr>
                <w:rFonts w:ascii="微软雅黑 Light" w:eastAsia="微软雅黑 Light" w:hAnsi="微软雅黑 Light" w:hint="eastAsia"/>
                <w:b/>
                <w:sz w:val="22"/>
                <w:szCs w:val="22"/>
              </w:rPr>
              <w:t xml:space="preserve"> - lat_0) × 111320</w:t>
            </w:r>
          </w:p>
          <w:p w14:paraId="155B0FBD" w14:textId="3AE44515" w:rsidR="002D6435" w:rsidRDefault="00D11214">
            <w:pPr>
              <w:rPr>
                <w:ins w:id="409" w:author="kyx" w:date="2026-08-05T07:30:00Z" w16du:dateUtc="2026-08-04T23:30:00Z"/>
                <w:rFonts w:ascii="微软雅黑 Light" w:eastAsia="微软雅黑 Light" w:hAnsi="微软雅黑 Light" w:hint="eastAsia"/>
                <w:b/>
                <w:sz w:val="22"/>
                <w:szCs w:val="22"/>
              </w:rPr>
            </w:pPr>
            <w:ins w:id="410" w:author="kyx" w:date="2026-08-04T21:07:00Z" w16du:dateUtc="2026-08-04T13:07:00Z">
              <w:r>
                <w:rPr>
                  <w:rFonts w:ascii="微软雅黑 Light" w:eastAsia="微软雅黑 Light" w:hAnsi="微软雅黑 Light" w:hint="eastAsia"/>
                  <w:b/>
                  <w:sz w:val="22"/>
                  <w:szCs w:val="22"/>
                </w:rPr>
                <w:t>以上转换公式是否为现有技术，</w:t>
              </w:r>
            </w:ins>
            <w:ins w:id="411" w:author="kyx" w:date="2026-08-04T21:14:00Z" w16du:dateUtc="2026-08-04T13:14:00Z">
              <w:r w:rsidR="00BF778D">
                <w:rPr>
                  <w:rFonts w:ascii="微软雅黑 Light" w:eastAsia="微软雅黑 Light" w:hAnsi="微软雅黑 Light" w:hint="eastAsia"/>
                  <w:b/>
                  <w:sz w:val="22"/>
                  <w:szCs w:val="22"/>
                </w:rPr>
                <w:t>我们转换的不是具体坐标，而是坐标</w:t>
              </w:r>
            </w:ins>
            <w:ins w:id="412" w:author="kyx" w:date="2026-08-04T21:15:00Z" w16du:dateUtc="2026-08-04T13:15:00Z">
              <w:r w:rsidR="00BF778D">
                <w:rPr>
                  <w:rFonts w:ascii="微软雅黑 Light" w:eastAsia="微软雅黑 Light" w:hAnsi="微软雅黑 Light" w:hint="eastAsia"/>
                  <w:b/>
                  <w:sz w:val="22"/>
                  <w:szCs w:val="22"/>
                </w:rPr>
                <w:t xml:space="preserve">变化量么？ </w:t>
              </w:r>
            </w:ins>
            <w:ins w:id="413" w:author="kyx" w:date="2026-08-04T21:08:00Z" w16du:dateUtc="2026-08-04T13:08:00Z">
              <w:r>
                <w:rPr>
                  <w:rFonts w:ascii="微软雅黑 Light" w:eastAsia="微软雅黑 Light" w:hAnsi="微软雅黑 Light" w:hint="eastAsia"/>
                  <w:b/>
                  <w:sz w:val="22"/>
                  <w:szCs w:val="22"/>
                </w:rPr>
                <w:t>比如</w:t>
              </w:r>
            </w:ins>
            <w:ins w:id="414" w:author="kyx" w:date="2026-08-04T21:15:00Z" w16du:dateUtc="2026-08-04T13:15:00Z">
              <w:r w:rsidR="00BF778D">
                <w:rPr>
                  <w:rFonts w:ascii="微软雅黑 Light" w:eastAsia="微软雅黑 Light" w:hAnsi="微软雅黑 Light" w:hint="eastAsia"/>
                  <w:b/>
                  <w:sz w:val="22"/>
                  <w:szCs w:val="22"/>
                </w:rPr>
                <w:t>（</w:t>
              </w:r>
            </w:ins>
            <w:proofErr w:type="spellStart"/>
            <w:ins w:id="415" w:author="kyx" w:date="2026-08-04T21:08:00Z" w16du:dateUtc="2026-08-04T13:08:00Z">
              <w:r>
                <w:rPr>
                  <w:rFonts w:ascii="微软雅黑 Light" w:eastAsia="微软雅黑 Light" w:hAnsi="微软雅黑 Light" w:hint="eastAsia"/>
                  <w:b/>
                  <w:sz w:val="22"/>
                  <w:szCs w:val="22"/>
                </w:rPr>
                <w:t>lon</w:t>
              </w:r>
            </w:ins>
            <w:proofErr w:type="spellEnd"/>
            <w:ins w:id="416" w:author="kyx" w:date="2026-08-04T21:15:00Z" w16du:dateUtc="2026-08-04T13:15:00Z">
              <w:r w:rsidR="00BF778D">
                <w:rPr>
                  <w:rFonts w:ascii="微软雅黑 Light" w:eastAsia="微软雅黑 Light" w:hAnsi="微软雅黑 Light" w:hint="eastAsia"/>
                  <w:b/>
                  <w:sz w:val="22"/>
                  <w:szCs w:val="22"/>
                </w:rPr>
                <w:t>，</w:t>
              </w:r>
              <w:proofErr w:type="spellStart"/>
              <w:r w:rsidR="00BF778D">
                <w:rPr>
                  <w:rFonts w:ascii="微软雅黑 Light" w:eastAsia="微软雅黑 Light" w:hAnsi="微软雅黑 Light" w:hint="eastAsia"/>
                  <w:b/>
                  <w:sz w:val="22"/>
                  <w:szCs w:val="22"/>
                </w:rPr>
                <w:t>lat</w:t>
              </w:r>
              <w:proofErr w:type="spellEnd"/>
              <w:r w:rsidR="00BF778D">
                <w:rPr>
                  <w:rFonts w:ascii="微软雅黑 Light" w:eastAsia="微软雅黑 Light" w:hAnsi="微软雅黑 Light" w:hint="eastAsia"/>
                  <w:b/>
                  <w:sz w:val="22"/>
                  <w:szCs w:val="22"/>
                </w:rPr>
                <w:t>）是</w:t>
              </w:r>
            </w:ins>
            <w:ins w:id="417" w:author="kyx" w:date="2026-08-04T21:18:00Z" w16du:dateUtc="2026-08-04T13:18:00Z">
              <w:r w:rsidR="00BF778D">
                <w:rPr>
                  <w:rFonts w:ascii="微软雅黑 Light" w:eastAsia="微软雅黑 Light" w:hAnsi="微软雅黑 Light" w:hint="eastAsia"/>
                  <w:b/>
                  <w:sz w:val="22"/>
                  <w:szCs w:val="22"/>
                </w:rPr>
                <w:t>目的地的</w:t>
              </w:r>
            </w:ins>
            <w:ins w:id="418" w:author="kyx" w:date="2026-08-04T21:15:00Z" w16du:dateUtc="2026-08-04T13:15:00Z">
              <w:r w:rsidR="00BF778D">
                <w:rPr>
                  <w:rFonts w:ascii="微软雅黑 Light" w:eastAsia="微软雅黑 Light" w:hAnsi="微软雅黑 Light" w:hint="eastAsia"/>
                  <w:b/>
                  <w:sz w:val="22"/>
                  <w:szCs w:val="22"/>
                </w:rPr>
                <w:t>经纬度</w:t>
              </w:r>
            </w:ins>
            <w:ins w:id="419" w:author="kyx" w:date="2026-08-04T21:20:00Z" w16du:dateUtc="2026-08-04T13:20:00Z">
              <w:r w:rsidR="00BF778D">
                <w:rPr>
                  <w:rFonts w:ascii="微软雅黑 Light" w:eastAsia="微软雅黑 Light" w:hAnsi="微软雅黑 Light" w:hint="eastAsia"/>
                  <w:b/>
                  <w:sz w:val="22"/>
                  <w:szCs w:val="22"/>
                </w:rPr>
                <w:t>还是设备当前经纬度</w:t>
              </w:r>
            </w:ins>
            <w:ins w:id="420" w:author="kyx" w:date="2026-08-04T21:16:00Z" w16du:dateUtc="2026-08-04T13:16:00Z">
              <w:r w:rsidR="00BF778D">
                <w:rPr>
                  <w:rFonts w:ascii="微软雅黑 Light" w:eastAsia="微软雅黑 Light" w:hAnsi="微软雅黑 Light" w:hint="eastAsia"/>
                  <w:b/>
                  <w:sz w:val="22"/>
                  <w:szCs w:val="22"/>
                </w:rPr>
                <w:t>，</w:t>
              </w:r>
            </w:ins>
            <w:ins w:id="421" w:author="kyx" w:date="2026-08-04T21:15:00Z" w16du:dateUtc="2026-08-04T13:15:00Z">
              <w:r w:rsidR="00BF778D">
                <w:rPr>
                  <w:rFonts w:ascii="微软雅黑 Light" w:eastAsia="微软雅黑 Light" w:hAnsi="微软雅黑 Light" w:hint="eastAsia"/>
                  <w:b/>
                  <w:sz w:val="22"/>
                  <w:szCs w:val="22"/>
                </w:rPr>
                <w:t>（</w:t>
              </w:r>
            </w:ins>
            <w:ins w:id="422" w:author="kyx" w:date="2026-08-04T21:08:00Z" w16du:dateUtc="2026-08-04T13:08:00Z">
              <w:r>
                <w:rPr>
                  <w:rFonts w:ascii="微软雅黑 Light" w:eastAsia="微软雅黑 Light" w:hAnsi="微软雅黑 Light" w:hint="eastAsia"/>
                  <w:b/>
                  <w:sz w:val="22"/>
                  <w:szCs w:val="22"/>
                </w:rPr>
                <w:t>lon_0</w:t>
              </w:r>
            </w:ins>
            <w:ins w:id="423" w:author="kyx" w:date="2026-08-04T21:15:00Z" w16du:dateUtc="2026-08-04T13:15:00Z">
              <w:r w:rsidR="00BF778D">
                <w:rPr>
                  <w:rFonts w:ascii="微软雅黑 Light" w:eastAsia="微软雅黑 Light" w:hAnsi="微软雅黑 Light" w:hint="eastAsia"/>
                  <w:b/>
                  <w:sz w:val="22"/>
                  <w:szCs w:val="22"/>
                </w:rPr>
                <w:t>，lat0）是指原点或基准点</w:t>
              </w:r>
            </w:ins>
            <w:ins w:id="424" w:author="kyx" w:date="2026-08-04T21:19:00Z" w16du:dateUtc="2026-08-04T13:19:00Z">
              <w:r w:rsidR="00BF778D">
                <w:rPr>
                  <w:rFonts w:ascii="微软雅黑 Light" w:eastAsia="微软雅黑 Light" w:hAnsi="微软雅黑 Light" w:hint="eastAsia"/>
                  <w:b/>
                  <w:sz w:val="22"/>
                  <w:szCs w:val="22"/>
                </w:rPr>
                <w:t>么</w:t>
              </w:r>
            </w:ins>
            <w:ins w:id="425" w:author="kyx" w:date="2026-08-04T21:15:00Z" w16du:dateUtc="2026-08-04T13:15:00Z">
              <w:r w:rsidR="00BF778D">
                <w:rPr>
                  <w:rFonts w:ascii="微软雅黑 Light" w:eastAsia="微软雅黑 Light" w:hAnsi="微软雅黑 Light" w:hint="eastAsia"/>
                  <w:b/>
                  <w:sz w:val="22"/>
                  <w:szCs w:val="22"/>
                </w:rPr>
                <w:t>，</w:t>
              </w:r>
            </w:ins>
            <w:ins w:id="426" w:author="kyx" w:date="2026-08-04T21:19:00Z" w16du:dateUtc="2026-08-04T13:19:00Z">
              <w:r w:rsidR="00BF778D">
                <w:rPr>
                  <w:rFonts w:ascii="微软雅黑 Light" w:eastAsia="微软雅黑 Light" w:hAnsi="微软雅黑 Light" w:hint="eastAsia"/>
                  <w:b/>
                  <w:sz w:val="22"/>
                  <w:szCs w:val="22"/>
                </w:rPr>
                <w:t>通常</w:t>
              </w:r>
            </w:ins>
            <w:ins w:id="427" w:author="kyx" w:date="2026-08-05T07:32:00Z" w16du:dateUtc="2026-08-04T23:32:00Z">
              <w:r w:rsidR="002D6435">
                <w:rPr>
                  <w:rFonts w:ascii="微软雅黑 Light" w:eastAsia="微软雅黑 Light" w:hAnsi="微软雅黑 Light" w:hint="eastAsia"/>
                  <w:b/>
                  <w:sz w:val="22"/>
                  <w:szCs w:val="22"/>
                </w:rPr>
                <w:t>如何设定</w:t>
              </w:r>
            </w:ins>
            <w:ins w:id="428" w:author="kyx" w:date="2026-08-04T21:19:00Z" w16du:dateUtc="2026-08-04T13:19:00Z">
              <w:r w:rsidR="00BF778D">
                <w:rPr>
                  <w:rFonts w:ascii="微软雅黑 Light" w:eastAsia="微软雅黑 Light" w:hAnsi="微软雅黑 Light" w:hint="eastAsia"/>
                  <w:b/>
                  <w:sz w:val="22"/>
                  <w:szCs w:val="22"/>
                </w:rPr>
                <w:t>？</w:t>
              </w:r>
            </w:ins>
          </w:p>
          <w:p w14:paraId="1D311F4D" w14:textId="26BE2CE2" w:rsidR="005E55A8" w:rsidRDefault="00BF778D">
            <w:pPr>
              <w:rPr>
                <w:rFonts w:ascii="微软雅黑 Light" w:eastAsia="微软雅黑 Light" w:hAnsi="微软雅黑 Light" w:hint="eastAsia"/>
                <w:b/>
                <w:sz w:val="22"/>
                <w:szCs w:val="22"/>
              </w:rPr>
            </w:pPr>
            <w:proofErr w:type="spellStart"/>
            <w:ins w:id="429" w:author="kyx" w:date="2026-08-04T21:20:00Z" w16du:dateUtc="2026-08-04T13:20:00Z">
              <w:r>
                <w:rPr>
                  <w:rFonts w:ascii="微软雅黑 Light" w:eastAsia="微软雅黑 Light" w:hAnsi="微软雅黑 Light" w:hint="eastAsia"/>
                  <w:b/>
                  <w:sz w:val="22"/>
                  <w:szCs w:val="22"/>
                </w:rPr>
                <w:t>userLat</w:t>
              </w:r>
              <w:proofErr w:type="spellEnd"/>
              <w:r>
                <w:rPr>
                  <w:rFonts w:ascii="微软雅黑 Light" w:eastAsia="微软雅黑 Light" w:hAnsi="微软雅黑 Light" w:hint="eastAsia"/>
                  <w:b/>
                  <w:sz w:val="22"/>
                  <w:szCs w:val="22"/>
                </w:rPr>
                <w:t>是</w:t>
              </w:r>
            </w:ins>
            <w:ins w:id="430" w:author="kyx" w:date="2026-08-04T21:16:00Z" w16du:dateUtc="2026-08-04T13:16:00Z">
              <w:r>
                <w:rPr>
                  <w:rFonts w:ascii="微软雅黑 Light" w:eastAsia="微软雅黑 Light" w:hAnsi="微软雅黑 Light" w:hint="eastAsia"/>
                  <w:b/>
                  <w:sz w:val="22"/>
                  <w:szCs w:val="22"/>
                </w:rPr>
                <w:t>指用户</w:t>
              </w:r>
            </w:ins>
            <w:ins w:id="431" w:author="kyx" w:date="2026-08-04T21:19:00Z" w16du:dateUtc="2026-08-04T13:19:00Z">
              <w:r>
                <w:rPr>
                  <w:rFonts w:ascii="微软雅黑 Light" w:eastAsia="微软雅黑 Light" w:hAnsi="微软雅黑 Light" w:hint="eastAsia"/>
                  <w:b/>
                  <w:sz w:val="22"/>
                  <w:szCs w:val="22"/>
                </w:rPr>
                <w:t>当前</w:t>
              </w:r>
            </w:ins>
            <w:ins w:id="432" w:author="kyx" w:date="2026-08-04T21:20:00Z" w16du:dateUtc="2026-08-04T13:20:00Z">
              <w:r>
                <w:rPr>
                  <w:rFonts w:ascii="微软雅黑 Light" w:eastAsia="微软雅黑 Light" w:hAnsi="微软雅黑 Light" w:hint="eastAsia"/>
                  <w:b/>
                  <w:sz w:val="22"/>
                  <w:szCs w:val="22"/>
                </w:rPr>
                <w:t>的</w:t>
              </w:r>
            </w:ins>
            <w:ins w:id="433" w:author="kyx" w:date="2026-08-04T21:16:00Z" w16du:dateUtc="2026-08-04T13:16:00Z">
              <w:r>
                <w:rPr>
                  <w:rFonts w:ascii="微软雅黑 Light" w:eastAsia="微软雅黑 Light" w:hAnsi="微软雅黑 Light" w:hint="eastAsia"/>
                  <w:b/>
                  <w:sz w:val="22"/>
                  <w:szCs w:val="22"/>
                </w:rPr>
                <w:t>纬度？</w:t>
              </w:r>
            </w:ins>
            <w:ins w:id="434" w:author="kyx" w:date="2026-08-04T21:20:00Z" w16du:dateUtc="2026-08-04T13:20:00Z">
              <w:r>
                <w:rPr>
                  <w:rFonts w:ascii="微软雅黑 Light" w:eastAsia="微软雅黑 Light" w:hAnsi="微软雅黑 Light" w:hint="eastAsia"/>
                  <w:b/>
                  <w:sz w:val="22"/>
                  <w:szCs w:val="22"/>
                </w:rPr>
                <w:t xml:space="preserve">为何没有user </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w:t>
              </w:r>
            </w:ins>
            <w:ins w:id="435" w:author="kyx" w:date="2026-08-05T07:30:00Z" w16du:dateUtc="2026-08-04T23:30:00Z">
              <w:r w:rsidR="002D6435">
                <w:rPr>
                  <w:rFonts w:ascii="微软雅黑 Light" w:eastAsia="微软雅黑 Light" w:hAnsi="微软雅黑 Light" w:hint="eastAsia"/>
                  <w:b/>
                  <w:sz w:val="22"/>
                  <w:szCs w:val="22"/>
                </w:rPr>
                <w:t>（如是现有公式定义，</w:t>
              </w:r>
            </w:ins>
            <w:ins w:id="436" w:author="kyx" w:date="2026-08-05T07:32:00Z" w16du:dateUtc="2026-08-04T23:32:00Z">
              <w:r w:rsidR="00B127AC">
                <w:rPr>
                  <w:rFonts w:ascii="微软雅黑 Light" w:eastAsia="微软雅黑 Light" w:hAnsi="微软雅黑 Light" w:hint="eastAsia"/>
                  <w:b/>
                  <w:sz w:val="22"/>
                  <w:szCs w:val="22"/>
                </w:rPr>
                <w:t>以上</w:t>
              </w:r>
            </w:ins>
            <w:ins w:id="437" w:author="kyx" w:date="2026-08-05T07:30:00Z" w16du:dateUtc="2026-08-04T23:30:00Z">
              <w:r w:rsidR="002D6435">
                <w:rPr>
                  <w:rFonts w:ascii="微软雅黑 Light" w:eastAsia="微软雅黑 Light" w:hAnsi="微软雅黑 Light" w:hint="eastAsia"/>
                  <w:b/>
                  <w:sz w:val="22"/>
                  <w:szCs w:val="22"/>
                </w:rPr>
                <w:t>可不解释）</w:t>
              </w:r>
            </w:ins>
          </w:p>
          <w:p w14:paraId="008AA0D2"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动态资产切换：根据意图类别加载不同GLTF虚拟资产（学校显示校园模型，医院显示红十字图标）；</w:t>
            </w:r>
          </w:p>
          <w:p w14:paraId="61485594"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情境化场景生成：</w:t>
            </w:r>
          </w:p>
          <w:p w14:paraId="2F07FEF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QUERY_SCHOOLS：生成虚拟学区围栏（基于学校POI位置的Voronoi图或凸包算法生成</w:t>
            </w:r>
            <w:proofErr w:type="spellStart"/>
            <w:r>
              <w:rPr>
                <w:rFonts w:ascii="微软雅黑 Light" w:eastAsia="微软雅黑 Light" w:hAnsi="微软雅黑 Light" w:hint="eastAsia"/>
                <w:b/>
                <w:sz w:val="22"/>
                <w:szCs w:val="22"/>
              </w:rPr>
              <w:t>THREE.Line</w:t>
            </w:r>
            <w:proofErr w:type="spellEnd"/>
            <w:r>
              <w:rPr>
                <w:rFonts w:ascii="微软雅黑 Light" w:eastAsia="微软雅黑 Light" w:hAnsi="微软雅黑 Light" w:hint="eastAsia"/>
                <w:b/>
                <w:sz w:val="22"/>
                <w:szCs w:val="22"/>
              </w:rPr>
              <w:t>多边形边界）+ 动态放学场景（</w:t>
            </w:r>
            <w:proofErr w:type="spellStart"/>
            <w:r>
              <w:rPr>
                <w:rFonts w:ascii="微软雅黑 Light" w:eastAsia="微软雅黑 Light" w:hAnsi="微软雅黑 Light" w:hint="eastAsia"/>
                <w:b/>
                <w:sz w:val="22"/>
                <w:szCs w:val="22"/>
              </w:rPr>
              <w:t>THREE.AnimationMixer</w:t>
            </w:r>
            <w:proofErr w:type="spellEnd"/>
            <w:r>
              <w:rPr>
                <w:rFonts w:ascii="微软雅黑 Light" w:eastAsia="微软雅黑 Light" w:hAnsi="微软雅黑 Light" w:hint="eastAsia"/>
                <w:b/>
                <w:sz w:val="22"/>
                <w:szCs w:val="22"/>
              </w:rPr>
              <w:t>驱动学生行走动画，配合随机路径生成）；</w:t>
            </w:r>
          </w:p>
          <w:p w14:paraId="60CBF8E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QUERY_HOSPITALS：生成虚拟急救路线 + 医院3D模型；</w:t>
            </w:r>
          </w:p>
          <w:p w14:paraId="0C18AD3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QUERY_MALLS：生成</w:t>
            </w:r>
            <w:proofErr w:type="gramStart"/>
            <w:r>
              <w:rPr>
                <w:rFonts w:ascii="微软雅黑 Light" w:eastAsia="微软雅黑 Light" w:hAnsi="微软雅黑 Light" w:hint="eastAsia"/>
                <w:b/>
                <w:sz w:val="22"/>
                <w:szCs w:val="22"/>
              </w:rPr>
              <w:t>虚拟商</w:t>
            </w:r>
            <w:proofErr w:type="gramEnd"/>
            <w:r>
              <w:rPr>
                <w:rFonts w:ascii="微软雅黑 Light" w:eastAsia="微软雅黑 Light" w:hAnsi="微软雅黑 Light" w:hint="eastAsia"/>
                <w:b/>
                <w:sz w:val="22"/>
                <w:szCs w:val="22"/>
              </w:rPr>
              <w:t>圈热力图 + 周边配套标注；</w:t>
            </w:r>
          </w:p>
          <w:p w14:paraId="29B98453" w14:textId="6F3130BE"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定位精度依赖：</w:t>
            </w:r>
            <w:proofErr w:type="gramStart"/>
            <w:r>
              <w:rPr>
                <w:rFonts w:ascii="微软雅黑 Light" w:eastAsia="微软雅黑 Light" w:hAnsi="微软雅黑 Light" w:hint="eastAsia"/>
                <w:b/>
                <w:sz w:val="22"/>
                <w:szCs w:val="22"/>
              </w:rPr>
              <w:t>锚点位置</w:t>
            </w:r>
            <w:proofErr w:type="gramEnd"/>
            <w:r>
              <w:rPr>
                <w:rFonts w:ascii="微软雅黑 Light" w:eastAsia="微软雅黑 Light" w:hAnsi="微软雅黑 Light" w:hint="eastAsia"/>
                <w:b/>
                <w:sz w:val="22"/>
                <w:szCs w:val="22"/>
              </w:rPr>
              <w:t>偏差 &lt; 2米的</w:t>
            </w:r>
            <w:proofErr w:type="gramStart"/>
            <w:r>
              <w:rPr>
                <w:rFonts w:ascii="微软雅黑 Light" w:eastAsia="微软雅黑 Light" w:hAnsi="微软雅黑 Light" w:hint="eastAsia"/>
                <w:b/>
                <w:sz w:val="22"/>
                <w:szCs w:val="22"/>
              </w:rPr>
              <w:t>主张仅</w:t>
            </w:r>
            <w:proofErr w:type="gramEnd"/>
            <w:r>
              <w:rPr>
                <w:rFonts w:ascii="微软雅黑 Light" w:eastAsia="微软雅黑 Light" w:hAnsi="微软雅黑 Light" w:hint="eastAsia"/>
                <w:b/>
                <w:sz w:val="22"/>
                <w:szCs w:val="22"/>
              </w:rPr>
              <w:t>在配合子系统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的VPS校准时有效。</w:t>
            </w:r>
            <w:ins w:id="438" w:author="kyx" w:date="2026-08-04T21:13:00Z" w16du:dateUtc="2026-08-04T13:13:00Z">
              <w:r w:rsidR="00BF778D">
                <w:rPr>
                  <w:rFonts w:ascii="微软雅黑 Light" w:eastAsia="微软雅黑 Light" w:hAnsi="微软雅黑 Light" w:hint="eastAsia"/>
                  <w:b/>
                  <w:sz w:val="22"/>
                  <w:szCs w:val="22"/>
                </w:rPr>
                <w:t>（如何</w:t>
              </w:r>
              <w:proofErr w:type="gramStart"/>
              <w:r w:rsidR="00BF778D">
                <w:rPr>
                  <w:rFonts w:ascii="微软雅黑 Light" w:eastAsia="微软雅黑 Light" w:hAnsi="微软雅黑 Light" w:hint="eastAsia"/>
                  <w:b/>
                  <w:sz w:val="22"/>
                  <w:szCs w:val="22"/>
                </w:rPr>
                <w:t>确定锚点位置</w:t>
              </w:r>
              <w:proofErr w:type="gramEnd"/>
              <w:r w:rsidR="00BF778D">
                <w:rPr>
                  <w:rFonts w:ascii="微软雅黑 Light" w:eastAsia="微软雅黑 Light" w:hAnsi="微软雅黑 Light" w:hint="eastAsia"/>
                  <w:b/>
                  <w:sz w:val="22"/>
                  <w:szCs w:val="22"/>
                </w:rPr>
                <w:t>偏差，</w:t>
              </w:r>
            </w:ins>
            <w:ins w:id="439" w:author="kyx" w:date="2026-08-04T21:17:00Z" w16du:dateUtc="2026-08-04T13:17:00Z">
              <w:r w:rsidR="00BF778D">
                <w:rPr>
                  <w:rFonts w:ascii="微软雅黑 Light" w:eastAsia="微软雅黑 Light" w:hAnsi="微软雅黑 Light" w:hint="eastAsia"/>
                  <w:b/>
                  <w:sz w:val="22"/>
                  <w:szCs w:val="22"/>
                </w:rPr>
                <w:t>是哪</w:t>
              </w:r>
              <w:proofErr w:type="gramStart"/>
              <w:r w:rsidR="00BF778D">
                <w:rPr>
                  <w:rFonts w:ascii="微软雅黑 Light" w:eastAsia="微软雅黑 Light" w:hAnsi="微软雅黑 Light" w:hint="eastAsia"/>
                  <w:b/>
                  <w:sz w:val="22"/>
                  <w:szCs w:val="22"/>
                </w:rPr>
                <w:t>两个锚点之间</w:t>
              </w:r>
              <w:proofErr w:type="gramEnd"/>
              <w:r w:rsidR="00BF778D">
                <w:rPr>
                  <w:rFonts w:ascii="微软雅黑 Light" w:eastAsia="微软雅黑 Light" w:hAnsi="微软雅黑 Light" w:hint="eastAsia"/>
                  <w:b/>
                  <w:sz w:val="22"/>
                  <w:szCs w:val="22"/>
                </w:rPr>
                <w:t>的位置偏差？</w:t>
              </w:r>
            </w:ins>
            <w:ins w:id="440" w:author="kyx" w:date="2026-08-04T21:14:00Z" w16du:dateUtc="2026-08-04T13:14:00Z">
              <w:r w:rsidR="00BF778D">
                <w:rPr>
                  <w:rFonts w:ascii="微软雅黑 Light" w:eastAsia="微软雅黑 Light" w:hAnsi="微软雅黑 Light" w:hint="eastAsia"/>
                  <w:b/>
                  <w:sz w:val="22"/>
                  <w:szCs w:val="22"/>
                </w:rPr>
                <w:t>该句</w:t>
              </w:r>
              <w:proofErr w:type="gramStart"/>
              <w:r w:rsidR="00BF778D">
                <w:rPr>
                  <w:rFonts w:ascii="微软雅黑 Light" w:eastAsia="微软雅黑 Light" w:hAnsi="微软雅黑 Light" w:hint="eastAsia"/>
                  <w:b/>
                  <w:sz w:val="22"/>
                  <w:szCs w:val="22"/>
                </w:rPr>
                <w:t>话如何</w:t>
              </w:r>
              <w:proofErr w:type="gramEnd"/>
              <w:r w:rsidR="00BF778D">
                <w:rPr>
                  <w:rFonts w:ascii="微软雅黑 Light" w:eastAsia="微软雅黑 Light" w:hAnsi="微软雅黑 Light" w:hint="eastAsia"/>
                  <w:b/>
                  <w:sz w:val="22"/>
                  <w:szCs w:val="22"/>
                </w:rPr>
                <w:t>理解？</w:t>
              </w:r>
            </w:ins>
            <w:ins w:id="441" w:author="kyx" w:date="2026-08-04T21:13:00Z" w16du:dateUtc="2026-08-04T13:13:00Z">
              <w:r w:rsidR="00BF778D">
                <w:rPr>
                  <w:rFonts w:ascii="微软雅黑 Light" w:eastAsia="微软雅黑 Light" w:hAnsi="微软雅黑 Light" w:hint="eastAsia"/>
                  <w:b/>
                  <w:sz w:val="22"/>
                  <w:szCs w:val="22"/>
                </w:rPr>
                <w:t>）</w:t>
              </w:r>
            </w:ins>
          </w:p>
          <w:p w14:paraId="4D163539" w14:textId="77777777" w:rsidR="005E55A8" w:rsidRDefault="005E55A8">
            <w:pPr>
              <w:rPr>
                <w:rFonts w:ascii="微软雅黑 Light" w:eastAsia="微软雅黑 Light" w:hAnsi="微软雅黑 Light" w:hint="eastAsia"/>
                <w:b/>
                <w:sz w:val="22"/>
                <w:szCs w:val="22"/>
              </w:rPr>
            </w:pPr>
          </w:p>
          <w:p w14:paraId="6804BA13" w14:textId="4A30C90D"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（5）</w:t>
            </w:r>
            <w:proofErr w:type="spellStart"/>
            <w:r w:rsidRPr="008611B7">
              <w:rPr>
                <w:rFonts w:ascii="微软雅黑 Light" w:eastAsia="微软雅黑 Light" w:hAnsi="微软雅黑 Light" w:hint="eastAsia"/>
                <w:b/>
                <w:color w:val="0070C0"/>
                <w:sz w:val="22"/>
                <w:szCs w:val="22"/>
              </w:rPr>
              <w:t>WebXR</w:t>
            </w:r>
            <w:proofErr w:type="spellEnd"/>
            <w:r w:rsidRPr="008611B7">
              <w:rPr>
                <w:rFonts w:ascii="微软雅黑 Light" w:eastAsia="微软雅黑 Light" w:hAnsi="微软雅黑 Light" w:hint="eastAsia"/>
                <w:b/>
                <w:color w:val="0070C0"/>
                <w:sz w:val="22"/>
                <w:szCs w:val="22"/>
              </w:rPr>
              <w:t>虚实光影融合模块</w:t>
            </w:r>
          </w:p>
          <w:p w14:paraId="18635A19" w14:textId="428AA5E1"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相机位置更新：每帧从子系统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事件更新相机position（相机跟随用户移动，</w:t>
            </w:r>
            <w:proofErr w:type="gramStart"/>
            <w:r>
              <w:rPr>
                <w:rFonts w:ascii="微软雅黑 Light" w:eastAsia="微软雅黑 Light" w:hAnsi="微软雅黑 Light" w:hint="eastAsia"/>
                <w:b/>
                <w:sz w:val="22"/>
                <w:szCs w:val="22"/>
              </w:rPr>
              <w:t>锚点位置</w:t>
            </w:r>
            <w:proofErr w:type="gramEnd"/>
            <w:r>
              <w:rPr>
                <w:rFonts w:ascii="微软雅黑 Light" w:eastAsia="微软雅黑 Light" w:hAnsi="微软雅黑 Light" w:hint="eastAsia"/>
                <w:b/>
                <w:sz w:val="22"/>
                <w:szCs w:val="22"/>
              </w:rPr>
              <w:lastRenderedPageBreak/>
              <w:t>固定）；</w:t>
            </w:r>
            <w:ins w:id="442" w:author="kyx" w:date="2026-08-04T21:20:00Z" w16du:dateUtc="2026-08-04T13:20:00Z">
              <w:r w:rsidR="008D2B89">
                <w:rPr>
                  <w:rFonts w:ascii="微软雅黑 Light" w:eastAsia="微软雅黑 Light" w:hAnsi="微软雅黑 Light" w:hint="eastAsia"/>
                  <w:b/>
                  <w:sz w:val="22"/>
                  <w:szCs w:val="22"/>
                </w:rPr>
                <w:t>（</w:t>
              </w:r>
            </w:ins>
            <w:proofErr w:type="gramStart"/>
            <w:ins w:id="443" w:author="kyx" w:date="2026-08-04T21:21:00Z" w16du:dateUtc="2026-08-04T13:21:00Z">
              <w:r w:rsidR="008D2B89">
                <w:rPr>
                  <w:rFonts w:ascii="微软雅黑 Light" w:eastAsia="微软雅黑 Light" w:hAnsi="微软雅黑 Light" w:hint="eastAsia"/>
                  <w:b/>
                  <w:sz w:val="22"/>
                  <w:szCs w:val="22"/>
                </w:rPr>
                <w:t>锚点也即</w:t>
              </w:r>
              <w:proofErr w:type="gramEnd"/>
              <w:r w:rsidR="008D2B89">
                <w:rPr>
                  <w:rFonts w:ascii="微软雅黑 Light" w:eastAsia="微软雅黑 Light" w:hAnsi="微软雅黑 Light" w:hint="eastAsia"/>
                  <w:b/>
                  <w:sz w:val="22"/>
                  <w:szCs w:val="22"/>
                </w:rPr>
                <w:t>目的地么，也即目的地位置固定？</w:t>
              </w:r>
            </w:ins>
            <w:ins w:id="444" w:author="kyx" w:date="2026-08-04T21:20:00Z" w16du:dateUtc="2026-08-04T13:20:00Z">
              <w:r w:rsidR="008D2B89">
                <w:rPr>
                  <w:rFonts w:ascii="微软雅黑 Light" w:eastAsia="微软雅黑 Light" w:hAnsi="微软雅黑 Light" w:hint="eastAsia"/>
                  <w:b/>
                  <w:sz w:val="22"/>
                  <w:szCs w:val="22"/>
                </w:rPr>
                <w:t>）</w:t>
              </w:r>
            </w:ins>
          </w:p>
          <w:p w14:paraId="368439D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光照估计：调用</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 xml:space="preserve"> Lighting Estimation API（</w:t>
            </w:r>
            <w:proofErr w:type="spellStart"/>
            <w:r>
              <w:rPr>
                <w:rFonts w:ascii="微软雅黑 Light" w:eastAsia="微软雅黑 Light" w:hAnsi="微软雅黑 Light" w:hint="eastAsia"/>
                <w:b/>
                <w:sz w:val="22"/>
                <w:szCs w:val="22"/>
              </w:rPr>
              <w:t>xrFrame.getLightEstimate</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lightProbe</w:t>
            </w:r>
            <w:proofErr w:type="spellEnd"/>
            <w:r>
              <w:rPr>
                <w:rFonts w:ascii="微软雅黑 Light" w:eastAsia="微软雅黑 Light" w:hAnsi="微软雅黑 Light" w:hint="eastAsia"/>
                <w:b/>
                <w:sz w:val="22"/>
                <w:szCs w:val="22"/>
              </w:rPr>
              <w:t>)）获取真实环境光照参数（主光方向/强度 + 球</w:t>
            </w:r>
            <w:proofErr w:type="gramStart"/>
            <w:r>
              <w:rPr>
                <w:rFonts w:ascii="微软雅黑 Light" w:eastAsia="微软雅黑 Light" w:hAnsi="微软雅黑 Light" w:hint="eastAsia"/>
                <w:b/>
                <w:sz w:val="22"/>
                <w:szCs w:val="22"/>
              </w:rPr>
              <w:t>谐</w:t>
            </w:r>
            <w:proofErr w:type="gramEnd"/>
            <w:r>
              <w:rPr>
                <w:rFonts w:ascii="微软雅黑 Light" w:eastAsia="微软雅黑 Light" w:hAnsi="微软雅黑 Light" w:hint="eastAsia"/>
                <w:b/>
                <w:sz w:val="22"/>
                <w:szCs w:val="22"/>
              </w:rPr>
              <w:t xml:space="preserve">函数系数），更新Three.js </w:t>
            </w:r>
            <w:proofErr w:type="spellStart"/>
            <w:r>
              <w:rPr>
                <w:rFonts w:ascii="微软雅黑 Light" w:eastAsia="微软雅黑 Light" w:hAnsi="微软雅黑 Light" w:hint="eastAsia"/>
                <w:b/>
                <w:sz w:val="22"/>
                <w:szCs w:val="22"/>
              </w:rPr>
              <w:t>directionalLight</w:t>
            </w:r>
            <w:proofErr w:type="spellEnd"/>
            <w:r>
              <w:rPr>
                <w:rFonts w:ascii="微软雅黑 Light" w:eastAsia="微软雅黑 Light" w:hAnsi="微软雅黑 Light" w:hint="eastAsia"/>
                <w:b/>
                <w:sz w:val="22"/>
                <w:szCs w:val="22"/>
              </w:rPr>
              <w:t>和场景</w:t>
            </w:r>
            <w:proofErr w:type="spellStart"/>
            <w:r>
              <w:rPr>
                <w:rFonts w:ascii="微软雅黑 Light" w:eastAsia="微软雅黑 Light" w:hAnsi="微软雅黑 Light" w:hint="eastAsia"/>
                <w:b/>
                <w:sz w:val="22"/>
                <w:szCs w:val="22"/>
              </w:rPr>
              <w:t>envMap</w:t>
            </w:r>
            <w:proofErr w:type="spellEnd"/>
            <w:r>
              <w:rPr>
                <w:rFonts w:ascii="微软雅黑 Light" w:eastAsia="微软雅黑 Light" w:hAnsi="微软雅黑 Light" w:hint="eastAsia"/>
                <w:b/>
                <w:sz w:val="22"/>
                <w:szCs w:val="22"/>
              </w:rPr>
              <w:t>；</w:t>
            </w:r>
          </w:p>
          <w:p w14:paraId="09ABAEE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深度遮挡：调用</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 xml:space="preserve"> Depth Sensing API获取深度图，在fragment shader中进行遮挡检测（</w:t>
            </w:r>
            <w:proofErr w:type="spellStart"/>
            <w:r>
              <w:rPr>
                <w:rFonts w:ascii="微软雅黑 Light" w:eastAsia="微软雅黑 Light" w:hAnsi="微软雅黑 Light" w:hint="eastAsia"/>
                <w:b/>
                <w:sz w:val="22"/>
                <w:szCs w:val="22"/>
              </w:rPr>
              <w:t>realDepth</w:t>
            </w:r>
            <w:proofErr w:type="spellEnd"/>
            <w:r>
              <w:rPr>
                <w:rFonts w:ascii="微软雅黑 Light" w:eastAsia="微软雅黑 Light" w:hAnsi="微软雅黑 Light" w:hint="eastAsia"/>
                <w:b/>
                <w:sz w:val="22"/>
                <w:szCs w:val="22"/>
              </w:rPr>
              <w:t xml:space="preserve"> &lt; </w:t>
            </w:r>
            <w:proofErr w:type="spellStart"/>
            <w:r>
              <w:rPr>
                <w:rFonts w:ascii="微软雅黑 Light" w:eastAsia="微软雅黑 Light" w:hAnsi="微软雅黑 Light" w:hint="eastAsia"/>
                <w:b/>
                <w:sz w:val="22"/>
                <w:szCs w:val="22"/>
              </w:rPr>
              <w:t>virtualDepth</w:t>
            </w:r>
            <w:proofErr w:type="spellEnd"/>
            <w:r>
              <w:rPr>
                <w:rFonts w:ascii="微软雅黑 Light" w:eastAsia="微软雅黑 Light" w:hAnsi="微软雅黑 Light" w:hint="eastAsia"/>
                <w:b/>
                <w:sz w:val="22"/>
                <w:szCs w:val="22"/>
              </w:rPr>
              <w:t>时discard虚拟片段），实现虚拟物体</w:t>
            </w:r>
            <w:proofErr w:type="gramStart"/>
            <w:r>
              <w:rPr>
                <w:rFonts w:ascii="微软雅黑 Light" w:eastAsia="微软雅黑 Light" w:hAnsi="微软雅黑 Light" w:hint="eastAsia"/>
                <w:b/>
                <w:sz w:val="22"/>
                <w:szCs w:val="22"/>
              </w:rPr>
              <w:t>被真实</w:t>
            </w:r>
            <w:proofErr w:type="gramEnd"/>
            <w:r>
              <w:rPr>
                <w:rFonts w:ascii="微软雅黑 Light" w:eastAsia="微软雅黑 Light" w:hAnsi="微软雅黑 Light" w:hint="eastAsia"/>
                <w:b/>
                <w:sz w:val="22"/>
                <w:szCs w:val="22"/>
              </w:rPr>
              <w:t>物体遮挡的效果；</w:t>
            </w:r>
          </w:p>
          <w:p w14:paraId="1A614D1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设备兼容性：核心特性仅在</w:t>
            </w:r>
            <w:proofErr w:type="spellStart"/>
            <w:r>
              <w:rPr>
                <w:rFonts w:ascii="微软雅黑 Light" w:eastAsia="微软雅黑 Light" w:hAnsi="微软雅黑 Light" w:hint="eastAsia"/>
                <w:b/>
                <w:sz w:val="22"/>
                <w:szCs w:val="22"/>
              </w:rPr>
              <w:t>ARCore</w:t>
            </w:r>
            <w:proofErr w:type="spellEnd"/>
            <w:r>
              <w:rPr>
                <w:rFonts w:ascii="微软雅黑 Light" w:eastAsia="微软雅黑 Light" w:hAnsi="微软雅黑 Light" w:hint="eastAsia"/>
                <w:b/>
                <w:sz w:val="22"/>
                <w:szCs w:val="22"/>
              </w:rPr>
              <w:t>兼容Android Chrome设备上可用，不支持时降级为默认方向光 + 无遮挡渲染。</w:t>
            </w:r>
          </w:p>
          <w:p w14:paraId="21D7A3FB" w14:textId="0197F7AE" w:rsidR="005E55A8" w:rsidRPr="003E1DC9" w:rsidDel="003E1DC9" w:rsidRDefault="00AC2871">
            <w:pPr>
              <w:rPr>
                <w:del w:id="445" w:author="kyx" w:date="2026-08-02T10:22:00Z" w16du:dateUtc="2026-08-02T02:22:00Z"/>
                <w:rFonts w:ascii="微软雅黑 Light" w:eastAsia="微软雅黑 Light" w:hAnsi="微软雅黑 Light" w:hint="eastAsia"/>
                <w:b/>
                <w:sz w:val="22"/>
                <w:szCs w:val="22"/>
              </w:rPr>
            </w:pPr>
            <w:ins w:id="446" w:author="kyx" w:date="2026-08-04T21:55:00Z" w16du:dateUtc="2026-08-04T13:55:00Z">
              <w:r w:rsidRPr="00AC2871">
                <w:rPr>
                  <w:rFonts w:ascii="微软雅黑 Light" w:eastAsia="微软雅黑 Light" w:hAnsi="微软雅黑 Light" w:hint="eastAsia"/>
                  <w:b/>
                  <w:sz w:val="22"/>
                  <w:szCs w:val="22"/>
                  <w:highlight w:val="cyan"/>
                </w:rPr>
                <w:t>待确认</w:t>
              </w:r>
            </w:ins>
            <w:ins w:id="447" w:author="kyx" w:date="2026-08-02T10:22:00Z" w16du:dateUtc="2026-08-02T02:22:00Z">
              <w:r w:rsidR="003E1DC9" w:rsidRPr="00AC2871">
                <w:rPr>
                  <w:rFonts w:ascii="微软雅黑 Light" w:eastAsia="微软雅黑 Light" w:hAnsi="微软雅黑 Light" w:hint="eastAsia"/>
                  <w:b/>
                  <w:sz w:val="22"/>
                  <w:szCs w:val="22"/>
                  <w:highlight w:val="cyan"/>
                </w:rPr>
                <w:t>：</w:t>
              </w:r>
            </w:ins>
            <w:ins w:id="448" w:author="kyx" w:date="2026-08-02T10:23:00Z" w16du:dateUtc="2026-08-02T02:23:00Z">
              <w:r w:rsidR="003E1DC9" w:rsidRPr="00AC2871">
                <w:rPr>
                  <w:rFonts w:ascii="微软雅黑 Light" w:eastAsia="微软雅黑 Light" w:hAnsi="微软雅黑 Light" w:hint="eastAsia"/>
                  <w:b/>
                  <w:sz w:val="22"/>
                  <w:szCs w:val="22"/>
                  <w:highlight w:val="cyan"/>
                </w:rPr>
                <w:t>子系统三中，上面哪些模块存在核心改进？哪些模块是基于现有技术实现?</w:t>
              </w:r>
            </w:ins>
          </w:p>
          <w:p w14:paraId="68BA9D3D" w14:textId="77777777" w:rsidR="005E55A8" w:rsidRDefault="005E55A8">
            <w:pPr>
              <w:rPr>
                <w:rFonts w:ascii="微软雅黑 Light" w:eastAsia="微软雅黑 Light" w:hAnsi="微软雅黑 Light" w:hint="eastAsia"/>
                <w:color w:val="7F7F7F"/>
                <w:sz w:val="22"/>
                <w:szCs w:val="22"/>
              </w:rPr>
            </w:pPr>
          </w:p>
          <w:p w14:paraId="5A2F0AD2" w14:textId="77777777" w:rsidR="005E55A8" w:rsidRDefault="005E55A8">
            <w:pPr>
              <w:rPr>
                <w:rFonts w:ascii="微软雅黑 Light" w:eastAsia="微软雅黑 Light" w:hAnsi="微软雅黑 Light" w:hint="eastAsia"/>
                <w:color w:val="7F7F7F"/>
                <w:sz w:val="22"/>
                <w:szCs w:val="22"/>
              </w:rPr>
            </w:pPr>
          </w:p>
        </w:tc>
      </w:tr>
      <w:tr w:rsidR="005E55A8" w14:paraId="43C458F1" w14:textId="77777777">
        <w:trPr>
          <w:trHeight w:val="505"/>
          <w:jc w:val="center"/>
        </w:trPr>
        <w:tc>
          <w:tcPr>
            <w:tcW w:w="5000" w:type="pct"/>
            <w:gridSpan w:val="3"/>
            <w:tcBorders>
              <w:top w:val="single" w:sz="18" w:space="0" w:color="auto"/>
              <w:left w:val="single" w:sz="18" w:space="0" w:color="auto"/>
              <w:bottom w:val="single" w:sz="18" w:space="0" w:color="auto"/>
              <w:right w:val="single" w:sz="18" w:space="0" w:color="auto"/>
            </w:tcBorders>
            <w:shd w:val="clear" w:color="auto" w:fill="D0CECE"/>
            <w:vAlign w:val="center"/>
          </w:tcPr>
          <w:p w14:paraId="0DF3244D" w14:textId="77777777" w:rsidR="005E55A8" w:rsidRDefault="00000000">
            <w:pPr>
              <w:spacing w:line="0" w:lineRule="atLeast"/>
              <w:ind w:firstLineChars="200" w:firstLine="560"/>
              <w:jc w:val="center"/>
              <w:rPr>
                <w:rFonts w:ascii="微软雅黑 Light" w:eastAsia="微软雅黑 Light" w:hAnsi="微软雅黑 Light" w:hint="eastAsia"/>
                <w:b/>
                <w:sz w:val="28"/>
                <w:szCs w:val="22"/>
              </w:rPr>
            </w:pPr>
            <w:r>
              <w:rPr>
                <w:rFonts w:ascii="微软雅黑 Light" w:eastAsia="微软雅黑 Light" w:hAnsi="微软雅黑 Light" w:hint="eastAsia"/>
                <w:b/>
                <w:sz w:val="28"/>
                <w:szCs w:val="22"/>
              </w:rPr>
              <w:lastRenderedPageBreak/>
              <w:t>已知的其他技术方案及区别</w:t>
            </w:r>
          </w:p>
        </w:tc>
      </w:tr>
      <w:tr w:rsidR="005E55A8" w14:paraId="1268C43C" w14:textId="77777777">
        <w:trPr>
          <w:trHeight w:val="398"/>
          <w:jc w:val="center"/>
        </w:trPr>
        <w:tc>
          <w:tcPr>
            <w:tcW w:w="5000" w:type="pct"/>
            <w:gridSpan w:val="3"/>
            <w:tcBorders>
              <w:top w:val="single" w:sz="12" w:space="0" w:color="auto"/>
              <w:left w:val="single" w:sz="18" w:space="0" w:color="auto"/>
              <w:bottom w:val="single" w:sz="12" w:space="0" w:color="auto"/>
              <w:right w:val="single" w:sz="18" w:space="0" w:color="auto"/>
            </w:tcBorders>
          </w:tcPr>
          <w:p w14:paraId="5E94ED84" w14:textId="77777777" w:rsidR="005E55A8" w:rsidRDefault="00000000">
            <w:pPr>
              <w:pStyle w:val="af2"/>
              <w:numPr>
                <w:ilvl w:val="0"/>
                <w:numId w:val="2"/>
              </w:numPr>
              <w:spacing w:line="0" w:lineRule="atLeast"/>
              <w:ind w:firstLineChars="0"/>
              <w:rPr>
                <w:rFonts w:ascii="微软雅黑 Light" w:eastAsia="微软雅黑 Light" w:hAnsi="微软雅黑 Light" w:cs="Arial" w:hint="eastAsia"/>
                <w:b/>
                <w:sz w:val="24"/>
              </w:rPr>
            </w:pPr>
            <w:r>
              <w:rPr>
                <w:rFonts w:ascii="微软雅黑 Light" w:eastAsia="微软雅黑 Light" w:hAnsi="微软雅黑 Light" w:cs="Arial" w:hint="eastAsia"/>
                <w:b/>
                <w:sz w:val="24"/>
              </w:rPr>
              <w:t>已知的其他技术方案及区别</w:t>
            </w:r>
          </w:p>
        </w:tc>
      </w:tr>
      <w:tr w:rsidR="005E55A8" w14:paraId="409AFF76" w14:textId="77777777">
        <w:trPr>
          <w:trHeight w:val="2806"/>
          <w:jc w:val="center"/>
        </w:trPr>
        <w:tc>
          <w:tcPr>
            <w:tcW w:w="1569" w:type="pct"/>
            <w:tcBorders>
              <w:top w:val="single" w:sz="8" w:space="0" w:color="auto"/>
              <w:left w:val="single" w:sz="18" w:space="0" w:color="auto"/>
              <w:bottom w:val="single" w:sz="12" w:space="0" w:color="auto"/>
              <w:right w:val="single" w:sz="8" w:space="0" w:color="auto"/>
            </w:tcBorders>
          </w:tcPr>
          <w:p w14:paraId="583CFF1F" w14:textId="77777777" w:rsidR="005E55A8" w:rsidRDefault="00000000">
            <w:pPr>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t>据您了解，我司或业内或查到的参考资料中是否有解决背景技术中的问题的解决方案？若有，本方案和现有的解决方案的区别是什么？</w:t>
            </w:r>
          </w:p>
          <w:p w14:paraId="3714337C" w14:textId="77777777" w:rsidR="005E55A8" w:rsidRDefault="00000000">
            <w:pPr>
              <w:spacing w:line="0" w:lineRule="atLeast"/>
              <w:rPr>
                <w:rFonts w:ascii="微软雅黑 Light" w:eastAsia="微软雅黑 Light" w:hAnsi="微软雅黑 Light" w:cs="微软雅黑 Light" w:hint="eastAsia"/>
                <w:sz w:val="22"/>
                <w:szCs w:val="22"/>
              </w:rPr>
            </w:pPr>
            <w:r>
              <w:rPr>
                <w:rFonts w:ascii="微软雅黑 Light" w:eastAsia="微软雅黑 Light" w:hAnsi="微软雅黑 Light" w:hint="eastAsia"/>
                <w:bCs/>
                <w:sz w:val="22"/>
                <w:szCs w:val="22"/>
              </w:rPr>
              <w:t>可粘贴网址或文章题目</w:t>
            </w:r>
          </w:p>
        </w:tc>
        <w:tc>
          <w:tcPr>
            <w:tcW w:w="3431" w:type="pct"/>
            <w:gridSpan w:val="2"/>
            <w:tcBorders>
              <w:top w:val="single" w:sz="8" w:space="0" w:color="auto"/>
              <w:left w:val="single" w:sz="8" w:space="0" w:color="auto"/>
              <w:bottom w:val="single" w:sz="12" w:space="0" w:color="auto"/>
              <w:right w:val="single" w:sz="18" w:space="0" w:color="auto"/>
            </w:tcBorders>
          </w:tcPr>
          <w:p w14:paraId="1D07F31E" w14:textId="77777777" w:rsidR="005E55A8" w:rsidRDefault="00000000">
            <w:pPr>
              <w:rPr>
                <w:rFonts w:ascii="微软雅黑 Light" w:eastAsia="微软雅黑 Light" w:hAnsi="微软雅黑 Light" w:hint="eastAsia"/>
                <w:color w:val="AEAAAA"/>
                <w:sz w:val="22"/>
                <w:szCs w:val="22"/>
              </w:rPr>
            </w:pPr>
            <w:r>
              <w:rPr>
                <w:rFonts w:ascii="微软雅黑 Light" w:eastAsia="微软雅黑 Light" w:hAnsi="微软雅黑 Light" w:hint="eastAsia"/>
                <w:color w:val="AEAAAA"/>
                <w:sz w:val="22"/>
                <w:szCs w:val="22"/>
              </w:rPr>
              <w:t>例：目前业内有</w:t>
            </w:r>
            <w:proofErr w:type="gramStart"/>
            <w:r>
              <w:rPr>
                <w:rFonts w:ascii="微软雅黑 Light" w:eastAsia="微软雅黑 Light" w:hAnsi="微软雅黑 Light" w:hint="eastAsia"/>
                <w:color w:val="AEAAAA"/>
                <w:sz w:val="22"/>
                <w:szCs w:val="22"/>
              </w:rPr>
              <w:t>提供带看顺序优化</w:t>
            </w:r>
            <w:proofErr w:type="gramEnd"/>
            <w:r>
              <w:rPr>
                <w:rFonts w:ascii="微软雅黑 Light" w:eastAsia="微软雅黑 Light" w:hAnsi="微软雅黑 Light" w:hint="eastAsia"/>
                <w:color w:val="AEAAAA"/>
                <w:sz w:val="22"/>
                <w:szCs w:val="22"/>
              </w:rPr>
              <w:t>的工具，经纪人输入几个房源位置，自动进行排序，保证路线最短。现有</w:t>
            </w:r>
            <w:proofErr w:type="gramStart"/>
            <w:r>
              <w:rPr>
                <w:rFonts w:ascii="微软雅黑 Light" w:eastAsia="微软雅黑 Light" w:hAnsi="微软雅黑 Light" w:hint="eastAsia"/>
                <w:color w:val="AEAAAA"/>
                <w:sz w:val="22"/>
                <w:szCs w:val="22"/>
              </w:rPr>
              <w:t>的带看顺序优化</w:t>
            </w:r>
            <w:proofErr w:type="gramEnd"/>
            <w:r>
              <w:rPr>
                <w:rFonts w:ascii="微软雅黑 Light" w:eastAsia="微软雅黑 Light" w:hAnsi="微软雅黑 Light" w:hint="eastAsia"/>
                <w:color w:val="AEAAAA"/>
                <w:sz w:val="22"/>
                <w:szCs w:val="22"/>
              </w:rPr>
              <w:t>工具仅仅考虑</w:t>
            </w:r>
            <w:proofErr w:type="gramStart"/>
            <w:r>
              <w:rPr>
                <w:rFonts w:ascii="微软雅黑 Light" w:eastAsia="微软雅黑 Light" w:hAnsi="微软雅黑 Light" w:hint="eastAsia"/>
                <w:color w:val="AEAAAA"/>
                <w:sz w:val="22"/>
                <w:szCs w:val="22"/>
              </w:rPr>
              <w:t>了带看路线</w:t>
            </w:r>
            <w:proofErr w:type="gramEnd"/>
            <w:r>
              <w:rPr>
                <w:rFonts w:ascii="微软雅黑 Light" w:eastAsia="微软雅黑 Light" w:hAnsi="微软雅黑 Light" w:hint="eastAsia"/>
                <w:color w:val="AEAAAA"/>
                <w:sz w:val="22"/>
                <w:szCs w:val="22"/>
              </w:rPr>
              <w:t>最短，但实际上不同的房源</w:t>
            </w:r>
            <w:proofErr w:type="gramStart"/>
            <w:r>
              <w:rPr>
                <w:rFonts w:ascii="微软雅黑 Light" w:eastAsia="微软雅黑 Light" w:hAnsi="微软雅黑 Light" w:hint="eastAsia"/>
                <w:color w:val="AEAAAA"/>
                <w:sz w:val="22"/>
                <w:szCs w:val="22"/>
              </w:rPr>
              <w:t>可供带看的</w:t>
            </w:r>
            <w:proofErr w:type="gramEnd"/>
            <w:r>
              <w:rPr>
                <w:rFonts w:ascii="微软雅黑 Light" w:eastAsia="微软雅黑 Light" w:hAnsi="微软雅黑 Light" w:hint="eastAsia"/>
                <w:color w:val="AEAAAA"/>
                <w:sz w:val="22"/>
                <w:szCs w:val="22"/>
              </w:rPr>
              <w:t>时间不同，且有的房源有钥匙，有的</w:t>
            </w:r>
            <w:proofErr w:type="gramStart"/>
            <w:r>
              <w:rPr>
                <w:rFonts w:ascii="微软雅黑 Light" w:eastAsia="微软雅黑 Light" w:hAnsi="微软雅黑 Light" w:hint="eastAsia"/>
                <w:color w:val="AEAAAA"/>
                <w:sz w:val="22"/>
                <w:szCs w:val="22"/>
              </w:rPr>
              <w:t>房源没</w:t>
            </w:r>
            <w:proofErr w:type="gramEnd"/>
            <w:r>
              <w:rPr>
                <w:rFonts w:ascii="微软雅黑 Light" w:eastAsia="微软雅黑 Light" w:hAnsi="微软雅黑 Light" w:hint="eastAsia"/>
                <w:color w:val="AEAAAA"/>
                <w:sz w:val="22"/>
                <w:szCs w:val="22"/>
              </w:rPr>
              <w:t>钥匙，导致经纪人按照工具自动排序得到的顺序</w:t>
            </w:r>
            <w:proofErr w:type="gramStart"/>
            <w:r>
              <w:rPr>
                <w:rFonts w:ascii="微软雅黑 Light" w:eastAsia="微软雅黑 Light" w:hAnsi="微软雅黑 Light" w:hint="eastAsia"/>
                <w:color w:val="AEAAAA"/>
                <w:sz w:val="22"/>
                <w:szCs w:val="22"/>
              </w:rPr>
              <w:t>去带看的话</w:t>
            </w:r>
            <w:proofErr w:type="gramEnd"/>
            <w:r>
              <w:rPr>
                <w:rFonts w:ascii="微软雅黑 Light" w:eastAsia="微软雅黑 Light" w:hAnsi="微软雅黑 Light" w:hint="eastAsia"/>
                <w:color w:val="AEAAAA"/>
                <w:sz w:val="22"/>
                <w:szCs w:val="22"/>
              </w:rPr>
              <w:t>，可能不是业主方便看房的时间，影响用户体验。</w:t>
            </w:r>
          </w:p>
          <w:p w14:paraId="55067BEC" w14:textId="77777777" w:rsidR="005E55A8" w:rsidRDefault="005E55A8">
            <w:pPr>
              <w:spacing w:line="0" w:lineRule="atLeast"/>
              <w:rPr>
                <w:rFonts w:ascii="微软雅黑 Light" w:eastAsia="微软雅黑 Light" w:hAnsi="微软雅黑 Light" w:cs="微软雅黑 Light" w:hint="eastAsia"/>
                <w:sz w:val="22"/>
                <w:szCs w:val="22"/>
              </w:rPr>
            </w:pPr>
          </w:p>
          <w:p w14:paraId="74CCE526" w14:textId="77777777" w:rsidR="005E55A8" w:rsidRDefault="005E55A8">
            <w:pPr>
              <w:spacing w:line="0" w:lineRule="atLeast"/>
              <w:rPr>
                <w:rFonts w:ascii="微软雅黑 Light" w:eastAsia="微软雅黑 Light" w:hAnsi="微软雅黑 Light" w:cs="微软雅黑 Light" w:hint="eastAsia"/>
                <w:sz w:val="22"/>
                <w:szCs w:val="22"/>
              </w:rPr>
            </w:pPr>
          </w:p>
          <w:p w14:paraId="737FC987" w14:textId="77777777" w:rsidR="005E55A8" w:rsidRDefault="005E55A8">
            <w:pPr>
              <w:spacing w:line="0" w:lineRule="atLeast"/>
              <w:rPr>
                <w:rFonts w:ascii="微软雅黑 Light" w:eastAsia="微软雅黑 Light" w:hAnsi="微软雅黑 Light" w:cs="微软雅黑 Light" w:hint="eastAsia"/>
                <w:sz w:val="22"/>
                <w:szCs w:val="22"/>
              </w:rPr>
            </w:pPr>
          </w:p>
          <w:p w14:paraId="08634173" w14:textId="77777777" w:rsidR="005E55A8" w:rsidRDefault="005E55A8">
            <w:pPr>
              <w:spacing w:line="0" w:lineRule="atLeast"/>
              <w:rPr>
                <w:rFonts w:ascii="微软雅黑 Light" w:eastAsia="微软雅黑 Light" w:hAnsi="微软雅黑 Light" w:cs="微软雅黑 Light" w:hint="eastAsia"/>
                <w:sz w:val="22"/>
                <w:szCs w:val="22"/>
              </w:rPr>
            </w:pPr>
          </w:p>
          <w:p w14:paraId="62D28090" w14:textId="77777777" w:rsidR="005E55A8" w:rsidRDefault="005E55A8">
            <w:pPr>
              <w:spacing w:line="0" w:lineRule="atLeast"/>
              <w:rPr>
                <w:rFonts w:ascii="微软雅黑 Light" w:eastAsia="微软雅黑 Light" w:hAnsi="微软雅黑 Light" w:cs="微软雅黑 Light" w:hint="eastAsia"/>
                <w:sz w:val="22"/>
                <w:szCs w:val="22"/>
              </w:rPr>
            </w:pPr>
          </w:p>
        </w:tc>
      </w:tr>
    </w:tbl>
    <w:p w14:paraId="154721F8" w14:textId="77777777" w:rsidR="005E55A8" w:rsidRDefault="005E55A8"/>
    <w:sectPr w:rsidR="005E55A8">
      <w:headerReference w:type="default" r:id="rId15"/>
      <w:footerReference w:type="default" r:id="rId16"/>
      <w:pgSz w:w="11906" w:h="16838"/>
      <w:pgMar w:top="1588" w:right="907" w:bottom="1134" w:left="907" w:header="680" w:footer="62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6656F" w14:textId="77777777" w:rsidR="007D2403" w:rsidRDefault="007D2403">
      <w:r>
        <w:separator/>
      </w:r>
    </w:p>
  </w:endnote>
  <w:endnote w:type="continuationSeparator" w:id="0">
    <w:p w14:paraId="7C5552D3" w14:textId="77777777" w:rsidR="007D2403" w:rsidRDefault="007D2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D58A" w14:textId="77777777" w:rsidR="005E55A8" w:rsidRDefault="00000000">
    <w:pPr>
      <w:pStyle w:val="a7"/>
      <w:jc w:val="center"/>
      <w:rPr>
        <w:b/>
        <w:bCs/>
        <w:sz w:val="20"/>
        <w:szCs w:val="20"/>
      </w:rPr>
    </w:pPr>
    <w:r>
      <w:rPr>
        <w:sz w:val="20"/>
        <w:szCs w:val="20"/>
        <w:lang w:val="zh-CN"/>
      </w:rPr>
      <w:t xml:space="preserve"> </w:t>
    </w:r>
    <w:r>
      <w:rPr>
        <w:b/>
        <w:bCs/>
        <w:sz w:val="20"/>
        <w:szCs w:val="20"/>
      </w:rPr>
      <w:fldChar w:fldCharType="begin"/>
    </w:r>
    <w:r>
      <w:rPr>
        <w:b/>
        <w:bCs/>
        <w:sz w:val="20"/>
        <w:szCs w:val="20"/>
      </w:rPr>
      <w:instrText>PAGE</w:instrText>
    </w:r>
    <w:r>
      <w:rPr>
        <w:b/>
        <w:bCs/>
        <w:sz w:val="20"/>
        <w:szCs w:val="20"/>
      </w:rPr>
      <w:fldChar w:fldCharType="separate"/>
    </w:r>
    <w:r>
      <w:rPr>
        <w:b/>
        <w:bCs/>
        <w:sz w:val="20"/>
        <w:szCs w:val="20"/>
      </w:rPr>
      <w:t>3</w:t>
    </w:r>
    <w:r>
      <w:rPr>
        <w:b/>
        <w:bCs/>
        <w:sz w:val="20"/>
        <w:szCs w:val="20"/>
      </w:rPr>
      <w:fldChar w:fldCharType="end"/>
    </w:r>
    <w:r>
      <w:rPr>
        <w:sz w:val="20"/>
        <w:szCs w:val="20"/>
        <w:lang w:val="zh-CN"/>
      </w:rPr>
      <w:t xml:space="preserve"> </w:t>
    </w:r>
    <w:r>
      <w:rPr>
        <w:sz w:val="20"/>
        <w:szCs w:val="20"/>
        <w:lang w:val="zh-CN"/>
      </w:rPr>
      <w:t xml:space="preserve">/ </w:t>
    </w:r>
    <w:r>
      <w:rPr>
        <w:b/>
        <w:bCs/>
        <w:sz w:val="20"/>
        <w:szCs w:val="20"/>
      </w:rPr>
      <w:fldChar w:fldCharType="begin"/>
    </w:r>
    <w:r>
      <w:rPr>
        <w:b/>
        <w:bCs/>
        <w:sz w:val="20"/>
        <w:szCs w:val="20"/>
      </w:rPr>
      <w:instrText>NUMPAGES</w:instrText>
    </w:r>
    <w:r>
      <w:rPr>
        <w:b/>
        <w:bCs/>
        <w:sz w:val="20"/>
        <w:szCs w:val="20"/>
      </w:rPr>
      <w:fldChar w:fldCharType="separate"/>
    </w:r>
    <w:r>
      <w:rPr>
        <w:b/>
        <w:bCs/>
        <w:sz w:val="20"/>
        <w:szCs w:val="20"/>
      </w:rPr>
      <w:t>3</w:t>
    </w:r>
    <w:r>
      <w:rPr>
        <w:b/>
        <w:bCs/>
        <w:sz w:val="20"/>
        <w:szCs w:val="20"/>
      </w:rPr>
      <w:fldChar w:fldCharType="end"/>
    </w:r>
  </w:p>
  <w:p w14:paraId="2DC3D784" w14:textId="77777777" w:rsidR="005E55A8" w:rsidRDefault="00000000">
    <w:pPr>
      <w:pStyle w:val="a7"/>
      <w:jc w:val="right"/>
      <w:rPr>
        <w:sz w:val="20"/>
        <w:szCs w:val="20"/>
      </w:rPr>
    </w:pPr>
    <w:r>
      <w:rPr>
        <w:b/>
        <w:bCs/>
        <w:sz w:val="20"/>
        <w:szCs w:val="20"/>
      </w:rPr>
      <w:t>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2CA4B" w14:textId="77777777" w:rsidR="007D2403" w:rsidRDefault="007D2403">
      <w:r>
        <w:separator/>
      </w:r>
    </w:p>
  </w:footnote>
  <w:footnote w:type="continuationSeparator" w:id="0">
    <w:p w14:paraId="55E29657" w14:textId="77777777" w:rsidR="007D2403" w:rsidRDefault="007D2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959A" w14:textId="77777777" w:rsidR="005E55A8" w:rsidRDefault="005E55A8">
    <w:pPr>
      <w:pStyle w:val="a9"/>
      <w:pBdr>
        <w:bottom w:val="none" w:sz="0" w:space="0" w:color="auto"/>
      </w:pBdr>
      <w:tabs>
        <w:tab w:val="clear" w:pos="8306"/>
        <w:tab w:val="right" w:pos="9180"/>
      </w:tabs>
      <w:ind w:leftChars="-342" w:left="-716" w:right="-2" w:hanging="2"/>
      <w:jc w:val="right"/>
      <w:rPr>
        <w:rStyle w:val="ae"/>
        <w:rFonts w:ascii="Arial" w:hAnsi="Arial" w:cs="Arial"/>
        <w:b/>
        <w:bCs/>
        <w:sz w:val="20"/>
        <w:szCs w:val="20"/>
      </w:rPr>
    </w:pPr>
  </w:p>
  <w:p w14:paraId="0F693D65" w14:textId="77777777" w:rsidR="005E55A8" w:rsidRDefault="00000000">
    <w:pPr>
      <w:pStyle w:val="1"/>
      <w:tabs>
        <w:tab w:val="left" w:pos="-118"/>
        <w:tab w:val="center" w:pos="4516"/>
      </w:tabs>
      <w:spacing w:line="320" w:lineRule="exact"/>
      <w:ind w:leftChars="-342" w:left="-718"/>
      <w:jc w:val="right"/>
      <w:rPr>
        <w:rFonts w:ascii="Arial" w:hAnsi="Arial" w:cs="Arial"/>
        <w:color w:val="5B9BD5"/>
        <w:sz w:val="32"/>
        <w:szCs w:val="32"/>
      </w:rPr>
    </w:pPr>
    <w:r>
      <w:rPr>
        <w:rFonts w:ascii="Arial" w:hAnsi="Arial" w:cs="Arial" w:hint="eastAsia"/>
        <w:color w:val="5B9BD5"/>
        <w:sz w:val="32"/>
        <w:szCs w:val="32"/>
      </w:rPr>
      <w:t>贝壳</w:t>
    </w:r>
  </w:p>
  <w:p w14:paraId="5364F653" w14:textId="77777777" w:rsidR="005E55A8" w:rsidRDefault="00000000">
    <w:pPr>
      <w:pStyle w:val="1"/>
      <w:tabs>
        <w:tab w:val="left" w:pos="-118"/>
        <w:tab w:val="center" w:pos="4516"/>
      </w:tabs>
      <w:spacing w:line="320" w:lineRule="exact"/>
      <w:ind w:leftChars="-342" w:left="-718"/>
      <w:jc w:val="center"/>
      <w:rPr>
        <w:rFonts w:ascii="Arial" w:eastAsia="PMingLiU" w:hAnsi="Arial" w:cs="Arial"/>
        <w:color w:val="000000"/>
        <w:sz w:val="32"/>
        <w:szCs w:val="32"/>
        <w:lang w:eastAsia="zh-TW"/>
      </w:rPr>
    </w:pPr>
    <w:r>
      <w:rPr>
        <w:rFonts w:ascii="Arial" w:hAnsi="Arial" w:cs="Arial"/>
        <w:color w:val="000000"/>
        <w:sz w:val="28"/>
      </w:rPr>
      <w:t xml:space="preserve">     </w:t>
    </w:r>
    <w:r>
      <w:rPr>
        <w:rFonts w:ascii="Arial" w:hAnsi="Arial" w:cs="Arial" w:hint="eastAsia"/>
        <w:color w:val="000000"/>
        <w:sz w:val="28"/>
      </w:rPr>
      <w:t>技术交底书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41B6"/>
    <w:multiLevelType w:val="multilevel"/>
    <w:tmpl w:val="0ED941B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DB6EFD"/>
    <w:multiLevelType w:val="multilevel"/>
    <w:tmpl w:val="77DB6EFD"/>
    <w:lvl w:ilvl="0">
      <w:start w:val="1"/>
      <w:numFmt w:val="decimal"/>
      <w:lvlText w:val="%1."/>
      <w:lvlJc w:val="left"/>
      <w:pPr>
        <w:ind w:left="360" w:hanging="360"/>
      </w:pPr>
      <w:rPr>
        <w:rFonts w:eastAsia="PMingLiU" w:hint="default"/>
        <w:b/>
        <w:color w:val="000000"/>
        <w:sz w:val="20"/>
        <w:szCs w:val="20"/>
      </w:rPr>
    </w:lvl>
    <w:lvl w:ilvl="1">
      <w:start w:val="1"/>
      <w:numFmt w:val="bullet"/>
      <w:lvlText w:val=""/>
      <w:lvlJc w:val="left"/>
      <w:pPr>
        <w:tabs>
          <w:tab w:val="left" w:pos="900"/>
        </w:tabs>
        <w:ind w:left="900" w:hanging="420"/>
      </w:pPr>
      <w:rPr>
        <w:rFonts w:ascii="Wingdings" w:hAnsi="Wingdings" w:hint="default"/>
        <w:sz w:val="15"/>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1989433394">
    <w:abstractNumId w:val="0"/>
  </w:num>
  <w:num w:numId="2" w16cid:durableId="5960587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x">
    <w15:presenceInfo w15:providerId="None" w15:userId="ky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5074"/>
    <w:rsid w:val="F1ED4B06"/>
    <w:rsid w:val="FFBDF739"/>
    <w:rsid w:val="00004EDC"/>
    <w:rsid w:val="000409C3"/>
    <w:rsid w:val="000A1B16"/>
    <w:rsid w:val="000B7889"/>
    <w:rsid w:val="000E0066"/>
    <w:rsid w:val="00165074"/>
    <w:rsid w:val="001758DF"/>
    <w:rsid w:val="00185C12"/>
    <w:rsid w:val="00204F0B"/>
    <w:rsid w:val="002103E8"/>
    <w:rsid w:val="00234E2F"/>
    <w:rsid w:val="00244247"/>
    <w:rsid w:val="00282F85"/>
    <w:rsid w:val="002831F9"/>
    <w:rsid w:val="002932F7"/>
    <w:rsid w:val="002B3B92"/>
    <w:rsid w:val="002C5F61"/>
    <w:rsid w:val="002D2B81"/>
    <w:rsid w:val="002D6435"/>
    <w:rsid w:val="002E2647"/>
    <w:rsid w:val="002F334C"/>
    <w:rsid w:val="003160FC"/>
    <w:rsid w:val="003411CB"/>
    <w:rsid w:val="00342AD1"/>
    <w:rsid w:val="003511EB"/>
    <w:rsid w:val="0037190B"/>
    <w:rsid w:val="00375E7B"/>
    <w:rsid w:val="003A4F98"/>
    <w:rsid w:val="003C2562"/>
    <w:rsid w:val="003D3B32"/>
    <w:rsid w:val="003E1DC9"/>
    <w:rsid w:val="00406C92"/>
    <w:rsid w:val="00406DF4"/>
    <w:rsid w:val="0044409A"/>
    <w:rsid w:val="00446E1E"/>
    <w:rsid w:val="00476B51"/>
    <w:rsid w:val="00481373"/>
    <w:rsid w:val="00484DA1"/>
    <w:rsid w:val="004A2D7F"/>
    <w:rsid w:val="004C00E6"/>
    <w:rsid w:val="004F3207"/>
    <w:rsid w:val="00500B3D"/>
    <w:rsid w:val="0051237C"/>
    <w:rsid w:val="00520565"/>
    <w:rsid w:val="00521797"/>
    <w:rsid w:val="005A2C0E"/>
    <w:rsid w:val="005A399D"/>
    <w:rsid w:val="005A6C16"/>
    <w:rsid w:val="005C0F69"/>
    <w:rsid w:val="005C457B"/>
    <w:rsid w:val="005E55A8"/>
    <w:rsid w:val="0061213F"/>
    <w:rsid w:val="006A635E"/>
    <w:rsid w:val="006E26B8"/>
    <w:rsid w:val="006E7D86"/>
    <w:rsid w:val="006F0B9D"/>
    <w:rsid w:val="0073019C"/>
    <w:rsid w:val="00777A35"/>
    <w:rsid w:val="007A2DEE"/>
    <w:rsid w:val="007B31D8"/>
    <w:rsid w:val="007C396A"/>
    <w:rsid w:val="007D2403"/>
    <w:rsid w:val="00800F5C"/>
    <w:rsid w:val="00845C30"/>
    <w:rsid w:val="008611B7"/>
    <w:rsid w:val="00871F5C"/>
    <w:rsid w:val="00894D94"/>
    <w:rsid w:val="008978E8"/>
    <w:rsid w:val="008D2B89"/>
    <w:rsid w:val="008F4C19"/>
    <w:rsid w:val="00903C36"/>
    <w:rsid w:val="0092509F"/>
    <w:rsid w:val="00975907"/>
    <w:rsid w:val="00986F5F"/>
    <w:rsid w:val="009A405E"/>
    <w:rsid w:val="009A7C24"/>
    <w:rsid w:val="009E4B6A"/>
    <w:rsid w:val="00A12C3F"/>
    <w:rsid w:val="00A21B94"/>
    <w:rsid w:val="00A41F03"/>
    <w:rsid w:val="00A52DBD"/>
    <w:rsid w:val="00A97629"/>
    <w:rsid w:val="00AA4533"/>
    <w:rsid w:val="00AB7155"/>
    <w:rsid w:val="00AC2871"/>
    <w:rsid w:val="00B0799C"/>
    <w:rsid w:val="00B127AC"/>
    <w:rsid w:val="00B312B4"/>
    <w:rsid w:val="00B37C0E"/>
    <w:rsid w:val="00B4312A"/>
    <w:rsid w:val="00B54DD4"/>
    <w:rsid w:val="00B739B4"/>
    <w:rsid w:val="00B80906"/>
    <w:rsid w:val="00B9368F"/>
    <w:rsid w:val="00BB4B95"/>
    <w:rsid w:val="00BF778D"/>
    <w:rsid w:val="00C41365"/>
    <w:rsid w:val="00C51884"/>
    <w:rsid w:val="00C7279C"/>
    <w:rsid w:val="00C83EC8"/>
    <w:rsid w:val="00C90905"/>
    <w:rsid w:val="00CC04BE"/>
    <w:rsid w:val="00CE00EA"/>
    <w:rsid w:val="00CF1A2D"/>
    <w:rsid w:val="00D021EF"/>
    <w:rsid w:val="00D11214"/>
    <w:rsid w:val="00D1725E"/>
    <w:rsid w:val="00D438F1"/>
    <w:rsid w:val="00D50C95"/>
    <w:rsid w:val="00D6622E"/>
    <w:rsid w:val="00D668D6"/>
    <w:rsid w:val="00DD6A64"/>
    <w:rsid w:val="00DE1661"/>
    <w:rsid w:val="00E00611"/>
    <w:rsid w:val="00E14CAF"/>
    <w:rsid w:val="00E15725"/>
    <w:rsid w:val="00E20BA7"/>
    <w:rsid w:val="00E3254E"/>
    <w:rsid w:val="00E63922"/>
    <w:rsid w:val="00E70AEA"/>
    <w:rsid w:val="00E746DF"/>
    <w:rsid w:val="00E7477E"/>
    <w:rsid w:val="00F01790"/>
    <w:rsid w:val="00F32153"/>
    <w:rsid w:val="00FF647E"/>
    <w:rsid w:val="3C43D606"/>
    <w:rsid w:val="3F0FF29D"/>
    <w:rsid w:val="5AF74FF4"/>
    <w:rsid w:val="5BFF67BB"/>
    <w:rsid w:val="61FE7787"/>
    <w:rsid w:val="6DFC9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0BEF451"/>
  <w15:docId w15:val="{107B8242-4736-4CF6-BE07-77A7DC473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Balloon Text"/>
    <w:basedOn w:val="a"/>
    <w:link w:val="a6"/>
    <w:uiPriority w:val="99"/>
    <w:unhideWhenUsed/>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unhideWhenUsed/>
    <w:rPr>
      <w:b/>
      <w:bCs/>
    </w:rPr>
  </w:style>
  <w:style w:type="table" w:styleId="ad">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style>
  <w:style w:type="character" w:styleId="af">
    <w:name w:val="FollowedHyperlink"/>
    <w:basedOn w:val="a0"/>
    <w:uiPriority w:val="99"/>
    <w:unhideWhenUsed/>
    <w:rPr>
      <w:color w:val="954F72"/>
      <w:u w:val="single"/>
    </w:rPr>
  </w:style>
  <w:style w:type="character" w:styleId="af0">
    <w:name w:val="Hyperlink"/>
    <w:basedOn w:val="a0"/>
    <w:uiPriority w:val="99"/>
    <w:unhideWhenUsed/>
    <w:rPr>
      <w:color w:val="0563C1"/>
      <w:u w:val="single"/>
    </w:rPr>
  </w:style>
  <w:style w:type="character" w:styleId="af1">
    <w:name w:val="annotation reference"/>
    <w:basedOn w:val="a0"/>
    <w:uiPriority w:val="99"/>
    <w:unhideWhenUsed/>
    <w:rPr>
      <w:sz w:val="21"/>
      <w:szCs w:val="21"/>
    </w:rPr>
  </w:style>
  <w:style w:type="character" w:customStyle="1" w:styleId="10">
    <w:name w:val="标题 1 字符"/>
    <w:basedOn w:val="a0"/>
    <w:link w:val="1"/>
    <w:rPr>
      <w:rFonts w:ascii="Times New Roman" w:eastAsia="宋体" w:hAnsi="Times New Roman" w:cs="Times New Roman"/>
      <w:b/>
      <w:bCs/>
      <w:sz w:val="24"/>
      <w:szCs w:val="24"/>
    </w:rPr>
  </w:style>
  <w:style w:type="character" w:customStyle="1" w:styleId="a4">
    <w:name w:val="批注文字 字符"/>
    <w:basedOn w:val="a0"/>
    <w:link w:val="a3"/>
    <w:uiPriority w:val="99"/>
    <w:semiHidden/>
    <w:rPr>
      <w:rFonts w:ascii="Times New Roman" w:eastAsia="宋体" w:hAnsi="Times New Roman" w:cs="Times New Roman"/>
      <w:szCs w:val="24"/>
    </w:r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character" w:customStyle="1" w:styleId="aa">
    <w:name w:val="页眉 字符"/>
    <w:basedOn w:val="a0"/>
    <w:link w:val="a9"/>
    <w:qFormat/>
    <w:rPr>
      <w:rFonts w:ascii="Times New Roman" w:eastAsia="宋体" w:hAnsi="Times New Roman" w:cs="Times New Roman"/>
      <w:sz w:val="18"/>
      <w:szCs w:val="18"/>
    </w:rPr>
  </w:style>
  <w:style w:type="character" w:customStyle="1" w:styleId="ac">
    <w:name w:val="批注主题 字符"/>
    <w:basedOn w:val="a4"/>
    <w:link w:val="ab"/>
    <w:uiPriority w:val="99"/>
    <w:semiHidden/>
    <w:rPr>
      <w:rFonts w:ascii="Times New Roman" w:eastAsia="宋体" w:hAnsi="Times New Roman" w:cs="Times New Roman"/>
      <w:b/>
      <w:bCs/>
      <w:szCs w:val="24"/>
    </w:rPr>
  </w:style>
  <w:style w:type="paragraph" w:styleId="af2">
    <w:name w:val="List Paragraph"/>
    <w:basedOn w:val="a"/>
    <w:uiPriority w:val="34"/>
    <w:qFormat/>
    <w:pPr>
      <w:ind w:firstLineChars="200" w:firstLine="420"/>
    </w:pPr>
  </w:style>
  <w:style w:type="character" w:customStyle="1" w:styleId="11">
    <w:name w:val="未处理的提及1"/>
    <w:basedOn w:val="a0"/>
    <w:uiPriority w:val="99"/>
    <w:unhideWhenUsed/>
    <w:rPr>
      <w:color w:val="605E5C"/>
      <w:shd w:val="clear" w:color="auto" w:fill="E1DFDD"/>
    </w:rPr>
  </w:style>
  <w:style w:type="paragraph" w:customStyle="1" w:styleId="12">
    <w:name w:val="修订1"/>
    <w:uiPriority w:val="99"/>
    <w:semiHidden/>
    <w:rPr>
      <w:kern w:val="2"/>
      <w:sz w:val="21"/>
      <w:szCs w:val="24"/>
    </w:rPr>
  </w:style>
  <w:style w:type="paragraph" w:customStyle="1" w:styleId="p1">
    <w:name w:val="p1"/>
    <w:basedOn w:val="a"/>
    <w:pPr>
      <w:jc w:val="left"/>
    </w:pPr>
    <w:rPr>
      <w:rFonts w:ascii="Helvetica" w:eastAsia="Helvetica" w:hAnsi="Helvetica"/>
      <w:kern w:val="0"/>
      <w:sz w:val="24"/>
    </w:rPr>
  </w:style>
  <w:style w:type="paragraph" w:customStyle="1" w:styleId="p2">
    <w:name w:val="p2"/>
    <w:basedOn w:val="a"/>
    <w:pPr>
      <w:jc w:val="left"/>
    </w:pPr>
    <w:rPr>
      <w:rFonts w:ascii="Helvetica" w:eastAsia="Helvetica" w:hAnsi="Helvetica"/>
      <w:kern w:val="0"/>
      <w:sz w:val="24"/>
    </w:rPr>
  </w:style>
  <w:style w:type="paragraph" w:styleId="af3">
    <w:name w:val="Revision"/>
    <w:hidden/>
    <w:uiPriority w:val="99"/>
    <w:unhideWhenUsed/>
    <w:rsid w:val="002B3B92"/>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1058</TotalTime>
  <Pages>20</Pages>
  <Words>5938</Words>
  <Characters>7720</Characters>
  <Application>Microsoft Office Word</Application>
  <DocSecurity>1</DocSecurity>
  <Lines>266</Lines>
  <Paragraphs>220</Paragraphs>
  <ScaleCrop>false</ScaleCrop>
  <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刘子君</dc:creator>
  <cp:lastModifiedBy>kyx</cp:lastModifiedBy>
  <cp:revision>14</cp:revision>
  <dcterms:created xsi:type="dcterms:W3CDTF">2024-04-02T06:23:00Z</dcterms:created>
  <dcterms:modified xsi:type="dcterms:W3CDTF">2026-08-05T02:54:00Z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040F32515844F4C0A96BB7692C5C16CD_43</vt:lpwstr>
  </property>
</Properties>
</file>